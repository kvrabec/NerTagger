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73210" w14:textId="77777777" w:rsidR="00B62221" w:rsidRDefault="00B62221" w:rsidP="00B62221">
      <w:pPr>
        <w:jc w:val="center"/>
        <w:rPr>
          <w:b/>
          <w:bCs/>
          <w:sz w:val="28"/>
          <w:szCs w:val="28"/>
        </w:rPr>
      </w:pPr>
      <w:bookmarkStart w:id="6" w:name="_Hlk523861614"/>
      <w:r w:rsidRPr="0029026C">
        <w:rPr>
          <w:b/>
          <w:bCs/>
          <w:sz w:val="28"/>
          <w:szCs w:val="28"/>
        </w:rPr>
        <w:t>TEHNIČKO VELEUČILIŠTE U ZAGREBU</w:t>
      </w:r>
    </w:p>
    <w:p w14:paraId="5C983B92" w14:textId="77777777" w:rsidR="00B62221" w:rsidRDefault="00B62221" w:rsidP="00B62221">
      <w:pPr>
        <w:jc w:val="center"/>
        <w:rPr>
          <w:b/>
        </w:rPr>
      </w:pPr>
      <w:r w:rsidRPr="0029026C">
        <w:rPr>
          <w:b/>
        </w:rPr>
        <w:t>STRUČNI STUDIJ</w:t>
      </w:r>
      <w:r>
        <w:rPr>
          <w:b/>
        </w:rPr>
        <w:t xml:space="preserve"> RAČUNARSTVA</w:t>
      </w:r>
    </w:p>
    <w:p w14:paraId="57322CE0" w14:textId="77777777" w:rsidR="00B62221" w:rsidRDefault="00B62221" w:rsidP="00B62221">
      <w:pPr>
        <w:jc w:val="center"/>
        <w:rPr>
          <w:b/>
        </w:rPr>
      </w:pPr>
    </w:p>
    <w:p w14:paraId="3AF0693D" w14:textId="77777777" w:rsidR="00B62221" w:rsidRDefault="00B62221" w:rsidP="00B62221">
      <w:pPr>
        <w:pStyle w:val="Naslovnica"/>
        <w:rPr>
          <w:b w:val="0"/>
        </w:rPr>
      </w:pPr>
    </w:p>
    <w:p w14:paraId="34021729" w14:textId="77777777" w:rsidR="00B62221" w:rsidRDefault="00B62221" w:rsidP="00B62221">
      <w:pPr>
        <w:pStyle w:val="Naslovnica"/>
        <w:rPr>
          <w:b w:val="0"/>
        </w:rPr>
      </w:pPr>
    </w:p>
    <w:p w14:paraId="4F3F5D1B" w14:textId="77777777" w:rsidR="00B62221" w:rsidRDefault="00B62221" w:rsidP="00B62221">
      <w:pPr>
        <w:pStyle w:val="Naslovnica"/>
        <w:rPr>
          <w:b w:val="0"/>
        </w:rPr>
      </w:pPr>
    </w:p>
    <w:p w14:paraId="4CE3AD26" w14:textId="77777777" w:rsidR="00B62221" w:rsidRDefault="00B62221" w:rsidP="00B62221">
      <w:pPr>
        <w:pStyle w:val="Naslovnica"/>
        <w:rPr>
          <w:b w:val="0"/>
        </w:rPr>
      </w:pPr>
    </w:p>
    <w:p w14:paraId="55766A90" w14:textId="77777777" w:rsidR="00B62221" w:rsidRDefault="00B62221" w:rsidP="00B62221">
      <w:pPr>
        <w:pStyle w:val="Naslovnica"/>
        <w:rPr>
          <w:b w:val="0"/>
        </w:rPr>
      </w:pPr>
    </w:p>
    <w:p w14:paraId="3AE2F566" w14:textId="77777777" w:rsidR="00B62221" w:rsidRDefault="00B62221" w:rsidP="00B62221">
      <w:pPr>
        <w:pStyle w:val="Naslovnica"/>
        <w:rPr>
          <w:b w:val="0"/>
        </w:rPr>
      </w:pPr>
    </w:p>
    <w:p w14:paraId="2FED10CA" w14:textId="77777777" w:rsidR="00B62221" w:rsidRDefault="00B62221" w:rsidP="00B62221">
      <w:pPr>
        <w:pStyle w:val="Naslovnica"/>
        <w:rPr>
          <w:b w:val="0"/>
        </w:rPr>
      </w:pPr>
    </w:p>
    <w:p w14:paraId="34A9DAD8" w14:textId="77777777" w:rsidR="00B62221" w:rsidRPr="00C72BF4" w:rsidRDefault="00B62221" w:rsidP="00B62221">
      <w:pPr>
        <w:pStyle w:val="Naslovnica"/>
        <w:rPr>
          <w:b w:val="0"/>
        </w:rPr>
      </w:pPr>
      <w:r w:rsidRPr="00C72BF4">
        <w:rPr>
          <w:b w:val="0"/>
        </w:rPr>
        <w:fldChar w:fldCharType="begin"/>
      </w:r>
      <w:r w:rsidRPr="00C72BF4">
        <w:rPr>
          <w:b w:val="0"/>
        </w:rPr>
        <w:instrText xml:space="preserve"> AUTHOR  "Ime Prezime"  \* MERGEFORMAT </w:instrText>
      </w:r>
      <w:r w:rsidRPr="00C72BF4">
        <w:rPr>
          <w:b w:val="0"/>
        </w:rPr>
        <w:fldChar w:fldCharType="separate"/>
      </w:r>
      <w:r>
        <w:rPr>
          <w:b w:val="0"/>
          <w:noProof/>
        </w:rPr>
        <w:t>Kristijan Vrabec</w:t>
      </w:r>
      <w:r w:rsidRPr="00C72BF4">
        <w:rPr>
          <w:b w:val="0"/>
        </w:rPr>
        <w:fldChar w:fldCharType="end"/>
      </w:r>
    </w:p>
    <w:p w14:paraId="733D528D" w14:textId="1E66D4F8" w:rsidR="00B62221" w:rsidRPr="00C72BF4" w:rsidRDefault="00CE7700" w:rsidP="00B62221">
      <w:pPr>
        <w:pStyle w:val="Naslovnica"/>
        <w:rPr>
          <w:sz w:val="40"/>
          <w:szCs w:val="40"/>
        </w:rPr>
      </w:pPr>
      <w:r>
        <w:rPr>
          <w:sz w:val="40"/>
          <w:szCs w:val="40"/>
        </w:rPr>
        <w:t>Dubinska analiza podataka u svrhu generiranja kviz pitanja</w:t>
      </w:r>
    </w:p>
    <w:p w14:paraId="1294F35F" w14:textId="6300AD73" w:rsidR="00B62221" w:rsidRPr="00525A76" w:rsidRDefault="00D6783B" w:rsidP="00B62221">
      <w:pPr>
        <w:pStyle w:val="Ostalo"/>
        <w:jc w:val="center"/>
      </w:pPr>
      <w:r>
        <w:rPr>
          <w:b w:val="0"/>
        </w:rPr>
        <w:t>DIPLOMSKI RAD br. I 969</w:t>
      </w:r>
    </w:p>
    <w:p w14:paraId="774938A2" w14:textId="77777777" w:rsidR="00B62221" w:rsidRDefault="00B62221" w:rsidP="00B62221">
      <w:pPr>
        <w:pStyle w:val="Ostalo"/>
      </w:pPr>
    </w:p>
    <w:p w14:paraId="4F0E96BC" w14:textId="77777777" w:rsidR="00B62221" w:rsidRDefault="00B62221" w:rsidP="00B62221">
      <w:pPr>
        <w:pStyle w:val="Ostalo"/>
      </w:pPr>
    </w:p>
    <w:p w14:paraId="7DB99C1C" w14:textId="77777777" w:rsidR="00B62221" w:rsidRDefault="00B62221" w:rsidP="00B62221">
      <w:pPr>
        <w:pStyle w:val="Ostalo"/>
      </w:pPr>
    </w:p>
    <w:p w14:paraId="202C8085" w14:textId="77777777" w:rsidR="00B62221" w:rsidRDefault="00B62221" w:rsidP="00B62221">
      <w:pPr>
        <w:pStyle w:val="Ostalo"/>
      </w:pPr>
    </w:p>
    <w:p w14:paraId="664B28E9" w14:textId="77777777" w:rsidR="00B62221" w:rsidRDefault="00B62221" w:rsidP="00B62221">
      <w:pPr>
        <w:pStyle w:val="Ostalo"/>
      </w:pPr>
    </w:p>
    <w:p w14:paraId="6C6D4E21" w14:textId="77777777" w:rsidR="00B62221" w:rsidRDefault="00B62221" w:rsidP="00B62221">
      <w:pPr>
        <w:pStyle w:val="Ostalo"/>
      </w:pPr>
    </w:p>
    <w:p w14:paraId="385B3FE0" w14:textId="77777777" w:rsidR="00B62221" w:rsidRDefault="00B62221" w:rsidP="00B62221">
      <w:pPr>
        <w:pStyle w:val="Ostalo"/>
      </w:pPr>
    </w:p>
    <w:p w14:paraId="1FAE3FD5" w14:textId="77777777" w:rsidR="00B62221" w:rsidRPr="00525A76" w:rsidRDefault="00B62221" w:rsidP="00B62221">
      <w:pPr>
        <w:pStyle w:val="Ostalo"/>
      </w:pPr>
    </w:p>
    <w:p w14:paraId="7AD37E7B" w14:textId="77777777" w:rsidR="00B62221" w:rsidRPr="00525A76" w:rsidRDefault="00B62221" w:rsidP="00B62221">
      <w:pPr>
        <w:pStyle w:val="Ostalo"/>
      </w:pPr>
    </w:p>
    <w:p w14:paraId="260A9C26" w14:textId="619F71A9" w:rsidR="00A524D1" w:rsidRDefault="00B62221" w:rsidP="00803CF5">
      <w:pPr>
        <w:pStyle w:val="Naslovnica"/>
        <w:rPr>
          <w:b w:val="0"/>
        </w:rPr>
      </w:pPr>
      <w:r w:rsidRPr="00C72BF4">
        <w:rPr>
          <w:b w:val="0"/>
        </w:rPr>
        <w:t>Zagreb,</w:t>
      </w:r>
      <w:r>
        <w:rPr>
          <w:b w:val="0"/>
        </w:rPr>
        <w:t xml:space="preserve"> </w:t>
      </w:r>
      <w:r w:rsidR="00604D10">
        <w:rPr>
          <w:b w:val="0"/>
        </w:rPr>
        <w:t>rujan</w:t>
      </w:r>
      <w:r>
        <w:rPr>
          <w:b w:val="0"/>
        </w:rPr>
        <w:t>, 2018.</w:t>
      </w:r>
    </w:p>
    <w:p w14:paraId="7BE3DDBE" w14:textId="77777777" w:rsidR="00A524D1" w:rsidRDefault="00A524D1" w:rsidP="00A524D1">
      <w:pPr>
        <w:jc w:val="center"/>
        <w:rPr>
          <w:b/>
          <w:bCs/>
          <w:sz w:val="28"/>
          <w:szCs w:val="28"/>
        </w:rPr>
      </w:pPr>
      <w:r w:rsidRPr="0029026C">
        <w:rPr>
          <w:b/>
          <w:bCs/>
          <w:sz w:val="28"/>
          <w:szCs w:val="28"/>
        </w:rPr>
        <w:lastRenderedPageBreak/>
        <w:t>TEHNIČKO VELEUČILIŠTE U ZAGREBU</w:t>
      </w:r>
    </w:p>
    <w:p w14:paraId="6FBEBFC0" w14:textId="77777777" w:rsidR="00A524D1" w:rsidRDefault="00A524D1" w:rsidP="00A524D1">
      <w:pPr>
        <w:jc w:val="center"/>
        <w:rPr>
          <w:b/>
        </w:rPr>
      </w:pPr>
      <w:r w:rsidRPr="0029026C">
        <w:rPr>
          <w:b/>
        </w:rPr>
        <w:t>STRUČNI STUDIJ</w:t>
      </w:r>
      <w:r>
        <w:rPr>
          <w:b/>
        </w:rPr>
        <w:t xml:space="preserve"> RAČUNARSTVA</w:t>
      </w:r>
    </w:p>
    <w:p w14:paraId="03CF212A" w14:textId="77777777" w:rsidR="00A524D1" w:rsidRDefault="00A524D1" w:rsidP="00A524D1">
      <w:pPr>
        <w:jc w:val="center"/>
        <w:rPr>
          <w:b/>
        </w:rPr>
      </w:pPr>
    </w:p>
    <w:p w14:paraId="3C37F7D6" w14:textId="77777777" w:rsidR="00A524D1" w:rsidRDefault="00A524D1" w:rsidP="00A524D1">
      <w:pPr>
        <w:pStyle w:val="Naslovnica"/>
        <w:rPr>
          <w:b w:val="0"/>
        </w:rPr>
      </w:pPr>
    </w:p>
    <w:p w14:paraId="4A2BB3B2" w14:textId="77777777" w:rsidR="00A524D1" w:rsidRDefault="00A524D1" w:rsidP="00A524D1">
      <w:pPr>
        <w:pStyle w:val="Naslovnica"/>
        <w:rPr>
          <w:b w:val="0"/>
        </w:rPr>
      </w:pPr>
    </w:p>
    <w:p w14:paraId="09997D2C" w14:textId="77777777" w:rsidR="00A524D1" w:rsidRDefault="00A524D1" w:rsidP="00A524D1">
      <w:pPr>
        <w:pStyle w:val="Naslovnica"/>
        <w:rPr>
          <w:b w:val="0"/>
        </w:rPr>
      </w:pPr>
    </w:p>
    <w:p w14:paraId="6063BBBA" w14:textId="77777777" w:rsidR="00A524D1" w:rsidRDefault="00A524D1" w:rsidP="00A524D1">
      <w:pPr>
        <w:pStyle w:val="Naslovnica"/>
        <w:rPr>
          <w:b w:val="0"/>
        </w:rPr>
      </w:pPr>
    </w:p>
    <w:p w14:paraId="6D25B7FE" w14:textId="77777777" w:rsidR="00A524D1" w:rsidRDefault="00A524D1" w:rsidP="00A524D1">
      <w:pPr>
        <w:pStyle w:val="Naslovnica"/>
        <w:rPr>
          <w:b w:val="0"/>
        </w:rPr>
      </w:pPr>
    </w:p>
    <w:p w14:paraId="224855BA" w14:textId="77777777" w:rsidR="00A524D1" w:rsidRDefault="00A524D1" w:rsidP="00A524D1">
      <w:pPr>
        <w:pStyle w:val="Naslovnica"/>
        <w:rPr>
          <w:b w:val="0"/>
        </w:rPr>
      </w:pPr>
    </w:p>
    <w:p w14:paraId="4C0D7791" w14:textId="54E2D598" w:rsidR="00A524D1" w:rsidRDefault="00A524D1" w:rsidP="00A524D1">
      <w:pPr>
        <w:pStyle w:val="Naslovnica"/>
        <w:rPr>
          <w:b w:val="0"/>
        </w:rPr>
      </w:pPr>
      <w:r w:rsidRPr="00C72BF4">
        <w:rPr>
          <w:b w:val="0"/>
        </w:rPr>
        <w:fldChar w:fldCharType="begin"/>
      </w:r>
      <w:r w:rsidRPr="00C72BF4">
        <w:rPr>
          <w:b w:val="0"/>
        </w:rPr>
        <w:instrText xml:space="preserve"> AUTHOR  "Ime Prezime"  \* MERGEFORMAT </w:instrText>
      </w:r>
      <w:r w:rsidRPr="00C72BF4">
        <w:rPr>
          <w:b w:val="0"/>
        </w:rPr>
        <w:fldChar w:fldCharType="separate"/>
      </w:r>
      <w:r>
        <w:rPr>
          <w:b w:val="0"/>
          <w:noProof/>
        </w:rPr>
        <w:t>Kristijan Vrabec</w:t>
      </w:r>
      <w:r w:rsidRPr="00C72BF4">
        <w:rPr>
          <w:b w:val="0"/>
        </w:rPr>
        <w:fldChar w:fldCharType="end"/>
      </w:r>
    </w:p>
    <w:p w14:paraId="1D2903EF" w14:textId="74A77A6D" w:rsidR="007853B4" w:rsidRPr="00C72BF4" w:rsidRDefault="007853B4" w:rsidP="00A524D1">
      <w:pPr>
        <w:pStyle w:val="Naslovnica"/>
        <w:rPr>
          <w:b w:val="0"/>
        </w:rPr>
      </w:pPr>
      <w:r>
        <w:rPr>
          <w:b w:val="0"/>
        </w:rPr>
        <w:t>JMBAG: 0246051246</w:t>
      </w:r>
    </w:p>
    <w:p w14:paraId="5990613A" w14:textId="77777777" w:rsidR="00CE7700" w:rsidRPr="00C72BF4" w:rsidRDefault="00CE7700" w:rsidP="00CE7700">
      <w:pPr>
        <w:pStyle w:val="Naslovnica"/>
        <w:rPr>
          <w:sz w:val="40"/>
          <w:szCs w:val="40"/>
        </w:rPr>
      </w:pPr>
      <w:r>
        <w:rPr>
          <w:sz w:val="40"/>
          <w:szCs w:val="40"/>
        </w:rPr>
        <w:t>Dubinska analiza podataka u svrhu generiranja kviz pitanja</w:t>
      </w:r>
    </w:p>
    <w:p w14:paraId="0AF2F729" w14:textId="1FCAF978" w:rsidR="00A524D1" w:rsidRPr="00525A76" w:rsidRDefault="00D6783B" w:rsidP="00A524D1">
      <w:pPr>
        <w:pStyle w:val="Ostalo"/>
        <w:jc w:val="center"/>
      </w:pPr>
      <w:r>
        <w:rPr>
          <w:b w:val="0"/>
        </w:rPr>
        <w:t>DIPLOMSKI RAD br. I 969</w:t>
      </w:r>
    </w:p>
    <w:p w14:paraId="2600995E" w14:textId="77777777" w:rsidR="00A524D1" w:rsidRDefault="00A524D1" w:rsidP="00A524D1">
      <w:pPr>
        <w:pStyle w:val="Ostalo"/>
      </w:pPr>
    </w:p>
    <w:p w14:paraId="00086AD7" w14:textId="77777777" w:rsidR="00A524D1" w:rsidRDefault="00A524D1" w:rsidP="00A524D1">
      <w:pPr>
        <w:pStyle w:val="Ostalo"/>
      </w:pPr>
    </w:p>
    <w:p w14:paraId="5DF77CB7" w14:textId="77777777" w:rsidR="00A524D1" w:rsidRDefault="00A524D1" w:rsidP="00A524D1">
      <w:pPr>
        <w:pStyle w:val="Ostalo"/>
      </w:pPr>
    </w:p>
    <w:p w14:paraId="62F9D06C" w14:textId="77777777" w:rsidR="00391234" w:rsidRDefault="00391234" w:rsidP="00391234">
      <w:pPr>
        <w:pStyle w:val="Ostalo"/>
      </w:pPr>
      <w:r>
        <w:t>Povjerenstvo:</w:t>
      </w:r>
    </w:p>
    <w:p w14:paraId="24BDBCE4" w14:textId="77777777" w:rsidR="00391234" w:rsidRDefault="00391234" w:rsidP="00391234">
      <w:pPr>
        <w:pStyle w:val="Ostalo"/>
      </w:pPr>
      <w:r>
        <w:t>______________________________________</w:t>
      </w:r>
      <w:r>
        <w:tab/>
        <w:t>_______________</w:t>
      </w:r>
    </w:p>
    <w:p w14:paraId="1E0441C2" w14:textId="77777777" w:rsidR="00391234" w:rsidRDefault="00391234" w:rsidP="00391234">
      <w:pPr>
        <w:pStyle w:val="Ostalo"/>
      </w:pPr>
      <w:r>
        <w:t>______________________________________</w:t>
      </w:r>
      <w:r>
        <w:tab/>
        <w:t>_______________</w:t>
      </w:r>
    </w:p>
    <w:p w14:paraId="4766EDB6" w14:textId="245B7B88" w:rsidR="00A524D1" w:rsidRPr="00525A76" w:rsidRDefault="00391234" w:rsidP="00391234">
      <w:pPr>
        <w:pStyle w:val="Ostalo"/>
      </w:pPr>
      <w:r>
        <w:t>______________________________________</w:t>
      </w:r>
      <w:r>
        <w:tab/>
        <w:t>_______________</w:t>
      </w:r>
    </w:p>
    <w:p w14:paraId="52BA423F" w14:textId="2A278CE0" w:rsidR="00A524D1" w:rsidRDefault="00A524D1" w:rsidP="00A524D1">
      <w:pPr>
        <w:pStyle w:val="Ostalo"/>
      </w:pPr>
    </w:p>
    <w:p w14:paraId="4A5434EE" w14:textId="77777777" w:rsidR="00391234" w:rsidRPr="00525A76" w:rsidRDefault="00391234" w:rsidP="00A524D1">
      <w:pPr>
        <w:pStyle w:val="Ostalo"/>
      </w:pPr>
    </w:p>
    <w:p w14:paraId="4E8C50A4" w14:textId="5BCA30FD" w:rsidR="00A524D1" w:rsidRDefault="00A524D1" w:rsidP="00A524D1">
      <w:pPr>
        <w:pStyle w:val="Naslovnica"/>
        <w:rPr>
          <w:b w:val="0"/>
        </w:rPr>
      </w:pPr>
      <w:r w:rsidRPr="00C72BF4">
        <w:rPr>
          <w:b w:val="0"/>
        </w:rPr>
        <w:t>Zagreb,</w:t>
      </w:r>
      <w:r>
        <w:rPr>
          <w:b w:val="0"/>
        </w:rPr>
        <w:t xml:space="preserve"> </w:t>
      </w:r>
      <w:r w:rsidR="00604D10">
        <w:rPr>
          <w:b w:val="0"/>
        </w:rPr>
        <w:t>rujan</w:t>
      </w:r>
      <w:r>
        <w:rPr>
          <w:b w:val="0"/>
        </w:rPr>
        <w:t>, 2018.</w:t>
      </w:r>
    </w:p>
    <w:p w14:paraId="1DFC4EB3" w14:textId="6C3ED892" w:rsidR="00D6783B" w:rsidRPr="00D6783B" w:rsidRDefault="00D6783B" w:rsidP="00F36AFB">
      <w:pPr>
        <w:spacing w:after="160" w:line="259" w:lineRule="auto"/>
        <w:ind w:firstLine="0"/>
        <w:jc w:val="center"/>
      </w:pPr>
      <w:r>
        <w:br w:type="page"/>
      </w:r>
      <w:r>
        <w:rPr>
          <w:noProof/>
        </w:rPr>
        <w:lastRenderedPageBreak/>
        <w:drawing>
          <wp:inline distT="0" distB="0" distL="0" distR="0" wp14:anchorId="10E8FC3F" wp14:editId="06F06157">
            <wp:extent cx="5520099" cy="7469579"/>
            <wp:effectExtent l="0" t="0" r="4445" b="0"/>
            <wp:docPr id="11" name="Picture 1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3).jpg"/>
                    <pic:cNvPicPr/>
                  </pic:nvPicPr>
                  <pic:blipFill rotWithShape="1">
                    <a:blip r:embed="rId8">
                      <a:extLst>
                        <a:ext uri="{28A0092B-C50C-407E-A947-70E740481C1C}">
                          <a14:useLocalDpi xmlns:a14="http://schemas.microsoft.com/office/drawing/2010/main" val="0"/>
                        </a:ext>
                      </a:extLst>
                    </a:blip>
                    <a:srcRect l="10004" t="6500" r="14646" b="19358"/>
                    <a:stretch/>
                  </pic:blipFill>
                  <pic:spPr bwMode="auto">
                    <a:xfrm>
                      <a:off x="0" y="0"/>
                      <a:ext cx="5541228" cy="7498169"/>
                    </a:xfrm>
                    <a:prstGeom prst="rect">
                      <a:avLst/>
                    </a:prstGeom>
                    <a:ln>
                      <a:noFill/>
                    </a:ln>
                    <a:extLst>
                      <a:ext uri="{53640926-AAD7-44D8-BBD7-CCE9431645EC}">
                        <a14:shadowObscured xmlns:a14="http://schemas.microsoft.com/office/drawing/2010/main"/>
                      </a:ext>
                    </a:extLst>
                  </pic:spPr>
                </pic:pic>
              </a:graphicData>
            </a:graphic>
          </wp:inline>
        </w:drawing>
      </w:r>
    </w:p>
    <w:p w14:paraId="27ED2666" w14:textId="77777777" w:rsidR="00D6783B" w:rsidRDefault="00D6783B">
      <w:pPr>
        <w:spacing w:after="160" w:line="259" w:lineRule="auto"/>
        <w:ind w:firstLine="0"/>
        <w:jc w:val="left"/>
      </w:pPr>
      <w:r>
        <w:br w:type="page"/>
      </w:r>
    </w:p>
    <w:p w14:paraId="5337FA65" w14:textId="77777777" w:rsidR="00F36AFB" w:rsidRDefault="007853B4">
      <w:pPr>
        <w:spacing w:after="160" w:line="259" w:lineRule="auto"/>
        <w:ind w:firstLine="0"/>
        <w:jc w:val="left"/>
        <w:rPr>
          <w:b/>
          <w:sz w:val="32"/>
        </w:rPr>
        <w:sectPr w:rsidR="00F36AFB" w:rsidSect="00803CF5">
          <w:pgSz w:w="11906" w:h="16838"/>
          <w:pgMar w:top="1417" w:right="1417" w:bottom="1417" w:left="1417" w:header="708" w:footer="708" w:gutter="0"/>
          <w:pgNumType w:start="1"/>
          <w:cols w:space="708"/>
          <w:docGrid w:linePitch="360"/>
        </w:sectPr>
      </w:pPr>
      <w:r>
        <w:rPr>
          <w:b/>
          <w:sz w:val="32"/>
        </w:rPr>
        <w:lastRenderedPageBreak/>
        <w:br w:type="page"/>
      </w:r>
    </w:p>
    <w:p w14:paraId="32FBA5B7" w14:textId="3D25AE75" w:rsidR="00850D8A" w:rsidRPr="00850D8A" w:rsidRDefault="007853B4" w:rsidP="00850D8A">
      <w:pPr>
        <w:ind w:firstLine="0"/>
        <w:rPr>
          <w:b/>
          <w:sz w:val="32"/>
        </w:rPr>
      </w:pPr>
      <w:r>
        <w:rPr>
          <w:b/>
          <w:sz w:val="32"/>
        </w:rPr>
        <w:lastRenderedPageBreak/>
        <w:t>Sažetak</w:t>
      </w:r>
    </w:p>
    <w:p w14:paraId="06EB555A" w14:textId="105EEECB" w:rsidR="00230EB1" w:rsidRDefault="00230EB1" w:rsidP="00850D8A">
      <w:pPr>
        <w:ind w:firstLine="708"/>
      </w:pPr>
      <w:r>
        <w:t xml:space="preserve">U ovom dokumentu </w:t>
      </w:r>
      <w:r w:rsidR="00210B9E">
        <w:t xml:space="preserve">opisana je </w:t>
      </w:r>
      <w:r w:rsidR="00FF3F7F">
        <w:t>dubinska analiza</w:t>
      </w:r>
      <w:r>
        <w:t xml:space="preserve"> podataka</w:t>
      </w:r>
      <w:r w:rsidR="00210B9E">
        <w:t xml:space="preserve"> i tehnologije u kojima se ona obavlja kao i strojno učenje i pripadajuće tehnologije. O</w:t>
      </w:r>
      <w:r>
        <w:t xml:space="preserve">pisan proces izrade </w:t>
      </w:r>
      <w:r w:rsidR="00FF3F7F">
        <w:t>praktičnog rada</w:t>
      </w:r>
      <w:r w:rsidR="00210B9E">
        <w:t xml:space="preserve"> u programskom jeziku Python</w:t>
      </w:r>
      <w:r w:rsidR="00FF3F7F">
        <w:t>, označavanj</w:t>
      </w:r>
      <w:ins w:id="7" w:author="Kristijan Vrabec (kvrabec)" w:date="2018-12-09T17:25:00Z">
        <w:r w:rsidR="00AC6DBC">
          <w:t>a</w:t>
        </w:r>
      </w:ins>
      <w:del w:id="8" w:author="Kristijan Vrabec (kvrabec)" w:date="2018-12-09T17:25:00Z">
        <w:r w:rsidR="00FF3F7F" w:rsidDel="00AC6DBC">
          <w:delText>e</w:delText>
        </w:r>
      </w:del>
      <w:r w:rsidR="00FF3F7F">
        <w:t xml:space="preserve"> rečenica NER oznakama</w:t>
      </w:r>
      <w:r w:rsidR="00210B9E">
        <w:t xml:space="preserve">, </w:t>
      </w:r>
      <w:r w:rsidR="00FF3F7F">
        <w:t>generiranja pitanja iz tih rečenica</w:t>
      </w:r>
      <w:r w:rsidR="00210B9E">
        <w:t xml:space="preserve"> i prikaz</w:t>
      </w:r>
      <w:ins w:id="9" w:author="Kristijan Vrabec (kvrabec)" w:date="2018-12-09T17:26:00Z">
        <w:r w:rsidR="00AC6DBC">
          <w:t>a</w:t>
        </w:r>
      </w:ins>
      <w:r w:rsidR="00210B9E">
        <w:t xml:space="preserve"> na korisničkom sučelju razvijenom u programskom jeziku C#</w:t>
      </w:r>
      <w:r w:rsidR="00FF3F7F">
        <w:t>.</w:t>
      </w:r>
    </w:p>
    <w:p w14:paraId="6C54ECA4" w14:textId="43C53BB8" w:rsidR="007853B4" w:rsidRDefault="007853B4">
      <w:pPr>
        <w:spacing w:after="160" w:line="259" w:lineRule="auto"/>
        <w:ind w:firstLine="0"/>
        <w:jc w:val="left"/>
      </w:pPr>
      <w:r>
        <w:br w:type="page"/>
      </w:r>
    </w:p>
    <w:customXmlInsRangeStart w:id="10" w:author="Kristijan Vrabec (kvrabec)" w:date="2018-12-09T19:26:00Z"/>
    <w:sdt>
      <w:sdtPr>
        <w:rPr>
          <w:rFonts w:ascii="Arial" w:eastAsiaTheme="minorHAnsi" w:hAnsi="Arial" w:cstheme="minorBidi"/>
          <w:color w:val="auto"/>
          <w:sz w:val="24"/>
          <w:szCs w:val="22"/>
          <w:lang w:val="hr-HR"/>
        </w:rPr>
        <w:id w:val="1684777700"/>
        <w:docPartObj>
          <w:docPartGallery w:val="Table of Contents"/>
          <w:docPartUnique/>
        </w:docPartObj>
      </w:sdtPr>
      <w:sdtEndPr>
        <w:rPr>
          <w:b/>
          <w:bCs/>
          <w:noProof/>
        </w:rPr>
      </w:sdtEndPr>
      <w:sdtContent>
        <w:customXmlInsRangeEnd w:id="10"/>
        <w:p w14:paraId="5A971DDE" w14:textId="4346D98B" w:rsidR="00C47754" w:rsidRPr="00997C0D" w:rsidRDefault="00997C0D">
          <w:pPr>
            <w:pStyle w:val="TOCHeading"/>
            <w:numPr>
              <w:ilvl w:val="0"/>
              <w:numId w:val="0"/>
            </w:numPr>
            <w:ind w:left="432" w:hanging="432"/>
            <w:rPr>
              <w:ins w:id="11" w:author="Kristijan Vrabec (kvrabec)" w:date="2018-12-09T19:26:00Z"/>
              <w:rStyle w:val="Heading1Char"/>
              <w:color w:val="auto"/>
              <w:rPrChange w:id="12" w:author="Kristijan Vrabec (kvrabec)" w:date="2018-12-09T19:48:00Z">
                <w:rPr>
                  <w:ins w:id="13" w:author="Kristijan Vrabec (kvrabec)" w:date="2018-12-09T19:26:00Z"/>
                </w:rPr>
              </w:rPrChange>
            </w:rPr>
            <w:pPrChange w:id="14" w:author="Kristijan Vrabec (kvrabec)" w:date="2018-12-09T19:48:00Z">
              <w:pPr>
                <w:pStyle w:val="TOCHeading"/>
              </w:pPr>
            </w:pPrChange>
          </w:pPr>
          <w:proofErr w:type="spellStart"/>
          <w:ins w:id="15" w:author="Kristijan Vrabec (kvrabec)" w:date="2018-12-09T19:48:00Z">
            <w:r w:rsidRPr="00997C0D">
              <w:rPr>
                <w:rStyle w:val="Heading1Char"/>
                <w:color w:val="auto"/>
                <w:rPrChange w:id="16" w:author="Kristijan Vrabec (kvrabec)" w:date="2018-12-09T19:48:00Z">
                  <w:rPr/>
                </w:rPrChange>
              </w:rPr>
              <w:t>Sadržaj</w:t>
            </w:r>
            <w:proofErr w:type="spellEnd"/>
            <w:r>
              <w:rPr>
                <w:rStyle w:val="Heading1Char"/>
                <w:color w:val="auto"/>
              </w:rPr>
              <w:br/>
            </w:r>
          </w:ins>
        </w:p>
        <w:p w14:paraId="3D4E0364" w14:textId="43058046" w:rsidR="00997C0D" w:rsidRDefault="00997C0D">
          <w:pPr>
            <w:pStyle w:val="TOC1"/>
            <w:rPr>
              <w:ins w:id="17" w:author="Kristijan Vrabec (kvrabec)" w:date="2018-12-09T19:49:00Z"/>
              <w:rFonts w:asciiTheme="minorHAnsi" w:eastAsiaTheme="minorEastAsia" w:hAnsiTheme="minorHAnsi"/>
              <w:noProof/>
              <w:sz w:val="22"/>
              <w:lang w:eastAsia="hr-HR"/>
            </w:rPr>
          </w:pPr>
          <w:ins w:id="18" w:author="Kristijan Vrabec (kvrabec)" w:date="2018-12-09T19:46:00Z">
            <w:r>
              <w:rPr>
                <w:b/>
                <w:bCs/>
                <w:noProof/>
              </w:rPr>
              <w:fldChar w:fldCharType="begin"/>
            </w:r>
            <w:r>
              <w:rPr>
                <w:b/>
                <w:bCs/>
                <w:noProof/>
              </w:rPr>
              <w:instrText xml:space="preserve"> TOC \o "1-3" \h \z \u </w:instrText>
            </w:r>
          </w:ins>
          <w:r>
            <w:rPr>
              <w:b/>
              <w:bCs/>
              <w:noProof/>
            </w:rPr>
            <w:fldChar w:fldCharType="separate"/>
          </w:r>
          <w:ins w:id="1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"_Toc532148279"</w:instrText>
            </w:r>
            <w:r w:rsidRPr="0027767B">
              <w:rPr>
                <w:rStyle w:val="Hyperlink"/>
                <w:noProof/>
              </w:rPr>
              <w:instrText xml:space="preserve"> </w:instrText>
            </w:r>
            <w:r w:rsidRPr="0027767B">
              <w:rPr>
                <w:rStyle w:val="Hyperlink"/>
                <w:noProof/>
              </w:rPr>
              <w:fldChar w:fldCharType="separate"/>
            </w:r>
            <w:r w:rsidRPr="0027767B">
              <w:rPr>
                <w:rStyle w:val="Hyperlink"/>
                <w:noProof/>
              </w:rPr>
              <w:t>1</w:t>
            </w:r>
            <w:r>
              <w:rPr>
                <w:rFonts w:asciiTheme="minorHAnsi" w:eastAsiaTheme="minorEastAsia" w:hAnsiTheme="minorHAnsi"/>
                <w:noProof/>
                <w:sz w:val="22"/>
                <w:lang w:eastAsia="hr-HR"/>
              </w:rPr>
              <w:tab/>
            </w:r>
            <w:r w:rsidRPr="0027767B">
              <w:rPr>
                <w:rStyle w:val="Hyperlink"/>
                <w:noProof/>
              </w:rPr>
              <w:t>Uvod</w:t>
            </w:r>
            <w:r>
              <w:rPr>
                <w:noProof/>
                <w:webHidden/>
              </w:rPr>
              <w:tab/>
            </w:r>
            <w:r>
              <w:rPr>
                <w:noProof/>
                <w:webHidden/>
              </w:rPr>
              <w:fldChar w:fldCharType="begin"/>
            </w:r>
            <w:r>
              <w:rPr>
                <w:noProof/>
                <w:webHidden/>
              </w:rPr>
              <w:instrText xml:space="preserve"> PAGEREF _Toc532148279 \h </w:instrText>
            </w:r>
          </w:ins>
          <w:r>
            <w:rPr>
              <w:noProof/>
              <w:webHidden/>
            </w:rPr>
          </w:r>
          <w:r>
            <w:rPr>
              <w:noProof/>
              <w:webHidden/>
            </w:rPr>
            <w:fldChar w:fldCharType="separate"/>
          </w:r>
          <w:ins w:id="20" w:author="Kristijan Vrabec (kvrabec)" w:date="2018-12-10T19:08:00Z">
            <w:r w:rsidR="009C74BF">
              <w:rPr>
                <w:noProof/>
                <w:webHidden/>
              </w:rPr>
              <w:t>7</w:t>
            </w:r>
          </w:ins>
          <w:ins w:id="21" w:author="Kristijan Vrabec (kvrabec)" w:date="2018-12-09T19:49:00Z">
            <w:r>
              <w:rPr>
                <w:noProof/>
                <w:webHidden/>
              </w:rPr>
              <w:fldChar w:fldCharType="end"/>
            </w:r>
            <w:r w:rsidRPr="0027767B">
              <w:rPr>
                <w:rStyle w:val="Hyperlink"/>
                <w:noProof/>
              </w:rPr>
              <w:fldChar w:fldCharType="end"/>
            </w:r>
          </w:ins>
        </w:p>
        <w:p w14:paraId="74E4F615" w14:textId="04965CD5" w:rsidR="00997C0D" w:rsidRDefault="00997C0D">
          <w:pPr>
            <w:pStyle w:val="TOC1"/>
            <w:rPr>
              <w:ins w:id="22" w:author="Kristijan Vrabec (kvrabec)" w:date="2018-12-09T19:49:00Z"/>
              <w:rFonts w:asciiTheme="minorHAnsi" w:eastAsiaTheme="minorEastAsia" w:hAnsiTheme="minorHAnsi"/>
              <w:noProof/>
              <w:sz w:val="22"/>
              <w:lang w:eastAsia="hr-HR"/>
            </w:rPr>
          </w:pPr>
          <w:ins w:id="2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"_Toc532148280"</w:instrText>
            </w:r>
            <w:r w:rsidRPr="0027767B">
              <w:rPr>
                <w:rStyle w:val="Hyperlink"/>
                <w:noProof/>
              </w:rPr>
              <w:instrText xml:space="preserve"> </w:instrText>
            </w:r>
            <w:r w:rsidRPr="0027767B">
              <w:rPr>
                <w:rStyle w:val="Hyperlink"/>
                <w:noProof/>
              </w:rPr>
              <w:fldChar w:fldCharType="separate"/>
            </w:r>
            <w:r w:rsidRPr="0027767B">
              <w:rPr>
                <w:rStyle w:val="Hyperlink"/>
                <w:noProof/>
              </w:rPr>
              <w:t>2</w:t>
            </w:r>
            <w:r>
              <w:rPr>
                <w:rFonts w:asciiTheme="minorHAnsi" w:eastAsiaTheme="minorEastAsia" w:hAnsiTheme="minorHAnsi"/>
                <w:noProof/>
                <w:sz w:val="22"/>
                <w:lang w:eastAsia="hr-HR"/>
              </w:rPr>
              <w:tab/>
            </w:r>
            <w:r w:rsidRPr="0027767B">
              <w:rPr>
                <w:rStyle w:val="Hyperlink"/>
                <w:noProof/>
              </w:rPr>
              <w:t>Dubinska analiza podataka</w:t>
            </w:r>
            <w:r>
              <w:rPr>
                <w:noProof/>
                <w:webHidden/>
              </w:rPr>
              <w:tab/>
            </w:r>
            <w:r>
              <w:rPr>
                <w:noProof/>
                <w:webHidden/>
              </w:rPr>
              <w:fldChar w:fldCharType="begin"/>
            </w:r>
            <w:r>
              <w:rPr>
                <w:noProof/>
                <w:webHidden/>
              </w:rPr>
              <w:instrText xml:space="preserve"> PAGEREF _Toc532148280 \h </w:instrText>
            </w:r>
          </w:ins>
          <w:r>
            <w:rPr>
              <w:noProof/>
              <w:webHidden/>
            </w:rPr>
          </w:r>
          <w:r>
            <w:rPr>
              <w:noProof/>
              <w:webHidden/>
            </w:rPr>
            <w:fldChar w:fldCharType="separate"/>
          </w:r>
          <w:ins w:id="24" w:author="Kristijan Vrabec (kvrabec)" w:date="2018-12-10T19:08:00Z">
            <w:r w:rsidR="009C74BF">
              <w:rPr>
                <w:noProof/>
                <w:webHidden/>
              </w:rPr>
              <w:t>8</w:t>
            </w:r>
          </w:ins>
          <w:ins w:id="25" w:author="Kristijan Vrabec (kvrabec)" w:date="2018-12-09T19:49:00Z">
            <w:r>
              <w:rPr>
                <w:noProof/>
                <w:webHidden/>
              </w:rPr>
              <w:fldChar w:fldCharType="end"/>
            </w:r>
            <w:r w:rsidRPr="0027767B">
              <w:rPr>
                <w:rStyle w:val="Hyperlink"/>
                <w:noProof/>
              </w:rPr>
              <w:fldChar w:fldCharType="end"/>
            </w:r>
          </w:ins>
        </w:p>
        <w:p w14:paraId="0EC16CE8" w14:textId="578F7F39" w:rsidR="00997C0D" w:rsidRDefault="00997C0D">
          <w:pPr>
            <w:pStyle w:val="TOC2"/>
            <w:rPr>
              <w:ins w:id="26" w:author="Kristijan Vrabec (kvrabec)" w:date="2018-12-09T19:49:00Z"/>
              <w:rFonts w:asciiTheme="minorHAnsi" w:eastAsiaTheme="minorEastAsia" w:hAnsiTheme="minorHAnsi"/>
              <w:noProof/>
              <w:sz w:val="22"/>
              <w:lang w:eastAsia="hr-HR"/>
            </w:rPr>
          </w:pPr>
          <w:ins w:id="2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"_Toc532148281"</w:instrText>
            </w:r>
            <w:r w:rsidRPr="0027767B">
              <w:rPr>
                <w:rStyle w:val="Hyperlink"/>
                <w:noProof/>
              </w:rPr>
              <w:instrText xml:space="preserve"> </w:instrText>
            </w:r>
            <w:r w:rsidRPr="0027767B">
              <w:rPr>
                <w:rStyle w:val="Hyperlink"/>
                <w:noProof/>
              </w:rPr>
              <w:fldChar w:fldCharType="separate"/>
            </w:r>
            <w:r w:rsidRPr="0027767B">
              <w:rPr>
                <w:rStyle w:val="Hyperlink"/>
                <w:noProof/>
              </w:rPr>
              <w:t>2.1</w:t>
            </w:r>
            <w:r>
              <w:rPr>
                <w:rFonts w:asciiTheme="minorHAnsi" w:eastAsiaTheme="minorEastAsia" w:hAnsiTheme="minorHAnsi"/>
                <w:noProof/>
                <w:sz w:val="22"/>
                <w:lang w:eastAsia="hr-HR"/>
              </w:rPr>
              <w:tab/>
            </w:r>
            <w:r w:rsidRPr="0027767B">
              <w:rPr>
                <w:rStyle w:val="Hyperlink"/>
                <w:noProof/>
              </w:rPr>
              <w:t>Proces dubinske analize podataka</w:t>
            </w:r>
            <w:r>
              <w:rPr>
                <w:noProof/>
                <w:webHidden/>
              </w:rPr>
              <w:tab/>
            </w:r>
            <w:r>
              <w:rPr>
                <w:noProof/>
                <w:webHidden/>
              </w:rPr>
              <w:fldChar w:fldCharType="begin"/>
            </w:r>
            <w:r>
              <w:rPr>
                <w:noProof/>
                <w:webHidden/>
              </w:rPr>
              <w:instrText xml:space="preserve"> PAGEREF _Toc532148281 \h </w:instrText>
            </w:r>
          </w:ins>
          <w:r>
            <w:rPr>
              <w:noProof/>
              <w:webHidden/>
            </w:rPr>
          </w:r>
          <w:r>
            <w:rPr>
              <w:noProof/>
              <w:webHidden/>
            </w:rPr>
            <w:fldChar w:fldCharType="separate"/>
          </w:r>
          <w:ins w:id="28" w:author="Kristijan Vrabec (kvrabec)" w:date="2018-12-10T19:08:00Z">
            <w:r w:rsidR="009C74BF">
              <w:rPr>
                <w:noProof/>
                <w:webHidden/>
              </w:rPr>
              <w:t>8</w:t>
            </w:r>
          </w:ins>
          <w:ins w:id="29" w:author="Kristijan Vrabec (kvrabec)" w:date="2018-12-09T19:49:00Z">
            <w:r>
              <w:rPr>
                <w:noProof/>
                <w:webHidden/>
              </w:rPr>
              <w:fldChar w:fldCharType="end"/>
            </w:r>
            <w:r w:rsidRPr="0027767B">
              <w:rPr>
                <w:rStyle w:val="Hyperlink"/>
                <w:noProof/>
              </w:rPr>
              <w:fldChar w:fldCharType="end"/>
            </w:r>
          </w:ins>
        </w:p>
        <w:p w14:paraId="2D7BBBB3" w14:textId="13829120" w:rsidR="00997C0D" w:rsidRDefault="00997C0D">
          <w:pPr>
            <w:pStyle w:val="TOC3"/>
            <w:rPr>
              <w:ins w:id="30" w:author="Kristijan Vrabec (kvrabec)" w:date="2018-12-09T19:49:00Z"/>
              <w:rFonts w:asciiTheme="minorHAnsi" w:eastAsiaTheme="minorEastAsia" w:hAnsiTheme="minorHAnsi"/>
              <w:noProof/>
              <w:sz w:val="22"/>
              <w:lang w:eastAsia="hr-HR"/>
            </w:rPr>
          </w:pPr>
          <w:ins w:id="3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"_Toc532148283"</w:instrText>
            </w:r>
            <w:r w:rsidRPr="0027767B">
              <w:rPr>
                <w:rStyle w:val="Hyperlink"/>
                <w:noProof/>
              </w:rPr>
              <w:instrText xml:space="preserve"> </w:instrText>
            </w:r>
            <w:r w:rsidRPr="0027767B">
              <w:rPr>
                <w:rStyle w:val="Hyperlink"/>
                <w:noProof/>
              </w:rPr>
              <w:fldChar w:fldCharType="separate"/>
            </w:r>
            <w:r w:rsidRPr="0027767B">
              <w:rPr>
                <w:rStyle w:val="Hyperlink"/>
                <w:noProof/>
              </w:rPr>
              <w:t>2.1.1</w:t>
            </w:r>
            <w:r>
              <w:rPr>
                <w:rFonts w:asciiTheme="minorHAnsi" w:eastAsiaTheme="minorEastAsia" w:hAnsiTheme="minorHAnsi"/>
                <w:noProof/>
                <w:sz w:val="22"/>
                <w:lang w:eastAsia="hr-HR"/>
              </w:rPr>
              <w:tab/>
            </w:r>
            <w:r w:rsidRPr="0027767B">
              <w:rPr>
                <w:rStyle w:val="Hyperlink"/>
                <w:noProof/>
              </w:rPr>
              <w:t>Prikupljanje podataka</w:t>
            </w:r>
            <w:r>
              <w:rPr>
                <w:noProof/>
                <w:webHidden/>
              </w:rPr>
              <w:tab/>
            </w:r>
            <w:r>
              <w:rPr>
                <w:noProof/>
                <w:webHidden/>
              </w:rPr>
              <w:fldChar w:fldCharType="begin"/>
            </w:r>
            <w:r>
              <w:rPr>
                <w:noProof/>
                <w:webHidden/>
              </w:rPr>
              <w:instrText xml:space="preserve"> PAGEREF _Toc532148283 \h </w:instrText>
            </w:r>
          </w:ins>
          <w:r>
            <w:rPr>
              <w:noProof/>
              <w:webHidden/>
            </w:rPr>
          </w:r>
          <w:r>
            <w:rPr>
              <w:noProof/>
              <w:webHidden/>
            </w:rPr>
            <w:fldChar w:fldCharType="separate"/>
          </w:r>
          <w:ins w:id="32" w:author="Kristijan Vrabec (kvrabec)" w:date="2018-12-10T19:08:00Z">
            <w:r w:rsidR="009C74BF">
              <w:rPr>
                <w:noProof/>
                <w:webHidden/>
              </w:rPr>
              <w:t>9</w:t>
            </w:r>
          </w:ins>
          <w:ins w:id="33" w:author="Kristijan Vrabec (kvrabec)" w:date="2018-12-09T19:49:00Z">
            <w:r>
              <w:rPr>
                <w:noProof/>
                <w:webHidden/>
              </w:rPr>
              <w:fldChar w:fldCharType="end"/>
            </w:r>
            <w:r w:rsidRPr="0027767B">
              <w:rPr>
                <w:rStyle w:val="Hyperlink"/>
                <w:noProof/>
              </w:rPr>
              <w:fldChar w:fldCharType="end"/>
            </w:r>
          </w:ins>
        </w:p>
        <w:p w14:paraId="7EDC9D70" w14:textId="6F524D8E" w:rsidR="00997C0D" w:rsidRDefault="00997C0D">
          <w:pPr>
            <w:pStyle w:val="TOC3"/>
            <w:rPr>
              <w:ins w:id="34" w:author="Kristijan Vrabec (kvrabec)" w:date="2018-12-09T19:49:00Z"/>
              <w:rFonts w:asciiTheme="minorHAnsi" w:eastAsiaTheme="minorEastAsia" w:hAnsiTheme="minorHAnsi"/>
              <w:noProof/>
              <w:sz w:val="22"/>
              <w:lang w:eastAsia="hr-HR"/>
            </w:rPr>
          </w:pPr>
          <w:ins w:id="3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"_Toc532148284"</w:instrText>
            </w:r>
            <w:r w:rsidRPr="0027767B">
              <w:rPr>
                <w:rStyle w:val="Hyperlink"/>
                <w:noProof/>
              </w:rPr>
              <w:instrText xml:space="preserve"> </w:instrText>
            </w:r>
            <w:r w:rsidRPr="0027767B">
              <w:rPr>
                <w:rStyle w:val="Hyperlink"/>
                <w:noProof/>
              </w:rPr>
              <w:fldChar w:fldCharType="separate"/>
            </w:r>
            <w:r w:rsidRPr="0027767B">
              <w:rPr>
                <w:rStyle w:val="Hyperlink"/>
                <w:noProof/>
              </w:rPr>
              <w:t>2.1.2</w:t>
            </w:r>
            <w:r>
              <w:rPr>
                <w:rFonts w:asciiTheme="minorHAnsi" w:eastAsiaTheme="minorEastAsia" w:hAnsiTheme="minorHAnsi"/>
                <w:noProof/>
                <w:sz w:val="22"/>
                <w:lang w:eastAsia="hr-HR"/>
              </w:rPr>
              <w:tab/>
            </w:r>
            <w:r w:rsidRPr="0027767B">
              <w:rPr>
                <w:rStyle w:val="Hyperlink"/>
                <w:noProof/>
              </w:rPr>
              <w:t>Izdvajanje podataka</w:t>
            </w:r>
            <w:r>
              <w:rPr>
                <w:noProof/>
                <w:webHidden/>
              </w:rPr>
              <w:tab/>
            </w:r>
            <w:r>
              <w:rPr>
                <w:noProof/>
                <w:webHidden/>
              </w:rPr>
              <w:fldChar w:fldCharType="begin"/>
            </w:r>
            <w:r>
              <w:rPr>
                <w:noProof/>
                <w:webHidden/>
              </w:rPr>
              <w:instrText xml:space="preserve"> PAGEREF _Toc532148284 \h </w:instrText>
            </w:r>
          </w:ins>
          <w:r>
            <w:rPr>
              <w:noProof/>
              <w:webHidden/>
            </w:rPr>
          </w:r>
          <w:r>
            <w:rPr>
              <w:noProof/>
              <w:webHidden/>
            </w:rPr>
            <w:fldChar w:fldCharType="separate"/>
          </w:r>
          <w:ins w:id="36" w:author="Kristijan Vrabec (kvrabec)" w:date="2018-12-10T19:08:00Z">
            <w:r w:rsidR="009C74BF">
              <w:rPr>
                <w:noProof/>
                <w:webHidden/>
              </w:rPr>
              <w:t>10</w:t>
            </w:r>
          </w:ins>
          <w:ins w:id="37" w:author="Kristijan Vrabec (kvrabec)" w:date="2018-12-09T19:49:00Z">
            <w:r>
              <w:rPr>
                <w:noProof/>
                <w:webHidden/>
              </w:rPr>
              <w:fldChar w:fldCharType="end"/>
            </w:r>
            <w:r w:rsidRPr="0027767B">
              <w:rPr>
                <w:rStyle w:val="Hyperlink"/>
                <w:noProof/>
              </w:rPr>
              <w:fldChar w:fldCharType="end"/>
            </w:r>
          </w:ins>
        </w:p>
        <w:p w14:paraId="7090C29A" w14:textId="26FFE0D4" w:rsidR="00997C0D" w:rsidRDefault="00997C0D">
          <w:pPr>
            <w:pStyle w:val="TOC3"/>
            <w:rPr>
              <w:ins w:id="38" w:author="Kristijan Vrabec (kvrabec)" w:date="2018-12-09T19:49:00Z"/>
              <w:rFonts w:asciiTheme="minorHAnsi" w:eastAsiaTheme="minorEastAsia" w:hAnsiTheme="minorHAnsi"/>
              <w:noProof/>
              <w:sz w:val="22"/>
              <w:lang w:eastAsia="hr-HR"/>
            </w:rPr>
          </w:pPr>
          <w:ins w:id="3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"_Toc532148285"</w:instrText>
            </w:r>
            <w:r w:rsidRPr="0027767B">
              <w:rPr>
                <w:rStyle w:val="Hyperlink"/>
                <w:noProof/>
              </w:rPr>
              <w:instrText xml:space="preserve"> </w:instrText>
            </w:r>
            <w:r w:rsidRPr="0027767B">
              <w:rPr>
                <w:rStyle w:val="Hyperlink"/>
                <w:noProof/>
              </w:rPr>
              <w:fldChar w:fldCharType="separate"/>
            </w:r>
            <w:r w:rsidRPr="0027767B">
              <w:rPr>
                <w:rStyle w:val="Hyperlink"/>
                <w:noProof/>
              </w:rPr>
              <w:t>2.1.3</w:t>
            </w:r>
            <w:r>
              <w:rPr>
                <w:rFonts w:asciiTheme="minorHAnsi" w:eastAsiaTheme="minorEastAsia" w:hAnsiTheme="minorHAnsi"/>
                <w:noProof/>
                <w:sz w:val="22"/>
                <w:lang w:eastAsia="hr-HR"/>
              </w:rPr>
              <w:tab/>
            </w:r>
            <w:r w:rsidRPr="0027767B">
              <w:rPr>
                <w:rStyle w:val="Hyperlink"/>
                <w:noProof/>
              </w:rPr>
              <w:t>Normalizacija podataka</w:t>
            </w:r>
            <w:r>
              <w:rPr>
                <w:noProof/>
                <w:webHidden/>
              </w:rPr>
              <w:tab/>
            </w:r>
            <w:r>
              <w:rPr>
                <w:noProof/>
                <w:webHidden/>
              </w:rPr>
              <w:fldChar w:fldCharType="begin"/>
            </w:r>
            <w:r>
              <w:rPr>
                <w:noProof/>
                <w:webHidden/>
              </w:rPr>
              <w:instrText xml:space="preserve"> PAGEREF _Toc532148285 \h </w:instrText>
            </w:r>
          </w:ins>
          <w:r>
            <w:rPr>
              <w:noProof/>
              <w:webHidden/>
            </w:rPr>
          </w:r>
          <w:r>
            <w:rPr>
              <w:noProof/>
              <w:webHidden/>
            </w:rPr>
            <w:fldChar w:fldCharType="separate"/>
          </w:r>
          <w:ins w:id="40" w:author="Kristijan Vrabec (kvrabec)" w:date="2018-12-10T19:08:00Z">
            <w:r w:rsidR="009C74BF">
              <w:rPr>
                <w:noProof/>
                <w:webHidden/>
              </w:rPr>
              <w:t>10</w:t>
            </w:r>
          </w:ins>
          <w:ins w:id="41" w:author="Kristijan Vrabec (kvrabec)" w:date="2018-12-09T19:49:00Z">
            <w:r>
              <w:rPr>
                <w:noProof/>
                <w:webHidden/>
              </w:rPr>
              <w:fldChar w:fldCharType="end"/>
            </w:r>
            <w:r w:rsidRPr="0027767B">
              <w:rPr>
                <w:rStyle w:val="Hyperlink"/>
                <w:noProof/>
              </w:rPr>
              <w:fldChar w:fldCharType="end"/>
            </w:r>
          </w:ins>
        </w:p>
        <w:p w14:paraId="7C8683F4" w14:textId="3F4F1E0D" w:rsidR="00997C0D" w:rsidRDefault="00997C0D">
          <w:pPr>
            <w:pStyle w:val="TOC3"/>
            <w:rPr>
              <w:ins w:id="42" w:author="Kristijan Vrabec (kvrabec)" w:date="2018-12-09T19:49:00Z"/>
              <w:rFonts w:asciiTheme="minorHAnsi" w:eastAsiaTheme="minorEastAsia" w:hAnsiTheme="minorHAnsi"/>
              <w:noProof/>
              <w:sz w:val="22"/>
              <w:lang w:eastAsia="hr-HR"/>
            </w:rPr>
          </w:pPr>
          <w:ins w:id="4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"_Toc532148286"</w:instrText>
            </w:r>
            <w:r w:rsidRPr="0027767B">
              <w:rPr>
                <w:rStyle w:val="Hyperlink"/>
                <w:noProof/>
              </w:rPr>
              <w:instrText xml:space="preserve"> </w:instrText>
            </w:r>
            <w:r w:rsidRPr="0027767B">
              <w:rPr>
                <w:rStyle w:val="Hyperlink"/>
                <w:noProof/>
              </w:rPr>
              <w:fldChar w:fldCharType="separate"/>
            </w:r>
            <w:r w:rsidRPr="0027767B">
              <w:rPr>
                <w:rStyle w:val="Hyperlink"/>
                <w:noProof/>
              </w:rPr>
              <w:t>2.1.4</w:t>
            </w:r>
            <w:r>
              <w:rPr>
                <w:rFonts w:asciiTheme="minorHAnsi" w:eastAsiaTheme="minorEastAsia" w:hAnsiTheme="minorHAnsi"/>
                <w:noProof/>
                <w:sz w:val="22"/>
                <w:lang w:eastAsia="hr-HR"/>
              </w:rPr>
              <w:tab/>
            </w:r>
            <w:r w:rsidRPr="0027767B">
              <w:rPr>
                <w:rStyle w:val="Hyperlink"/>
                <w:noProof/>
              </w:rPr>
              <w:t>Obrada podataka</w:t>
            </w:r>
            <w:r>
              <w:rPr>
                <w:noProof/>
                <w:webHidden/>
              </w:rPr>
              <w:tab/>
            </w:r>
            <w:r>
              <w:rPr>
                <w:noProof/>
                <w:webHidden/>
              </w:rPr>
              <w:fldChar w:fldCharType="begin"/>
            </w:r>
            <w:r>
              <w:rPr>
                <w:noProof/>
                <w:webHidden/>
              </w:rPr>
              <w:instrText xml:space="preserve"> PAGEREF _Toc532148286 \h </w:instrText>
            </w:r>
          </w:ins>
          <w:r>
            <w:rPr>
              <w:noProof/>
              <w:webHidden/>
            </w:rPr>
          </w:r>
          <w:r>
            <w:rPr>
              <w:noProof/>
              <w:webHidden/>
            </w:rPr>
            <w:fldChar w:fldCharType="separate"/>
          </w:r>
          <w:ins w:id="44" w:author="Kristijan Vrabec (kvrabec)" w:date="2018-12-10T19:08:00Z">
            <w:r w:rsidR="009C74BF">
              <w:rPr>
                <w:noProof/>
                <w:webHidden/>
              </w:rPr>
              <w:t>11</w:t>
            </w:r>
          </w:ins>
          <w:ins w:id="45" w:author="Kristijan Vrabec (kvrabec)" w:date="2018-12-09T19:49:00Z">
            <w:r>
              <w:rPr>
                <w:noProof/>
                <w:webHidden/>
              </w:rPr>
              <w:fldChar w:fldCharType="end"/>
            </w:r>
            <w:r w:rsidRPr="0027767B">
              <w:rPr>
                <w:rStyle w:val="Hyperlink"/>
                <w:noProof/>
              </w:rPr>
              <w:fldChar w:fldCharType="end"/>
            </w:r>
          </w:ins>
        </w:p>
        <w:p w14:paraId="4F812B24" w14:textId="23AFDD3C" w:rsidR="00997C0D" w:rsidRDefault="00997C0D">
          <w:pPr>
            <w:pStyle w:val="TOC3"/>
            <w:rPr>
              <w:ins w:id="46" w:author="Kristijan Vrabec (kvrabec)" w:date="2018-12-09T19:49:00Z"/>
              <w:rFonts w:asciiTheme="minorHAnsi" w:eastAsiaTheme="minorEastAsia" w:hAnsiTheme="minorHAnsi"/>
              <w:noProof/>
              <w:sz w:val="22"/>
              <w:lang w:eastAsia="hr-HR"/>
            </w:rPr>
          </w:pPr>
          <w:ins w:id="4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"_Toc532148287"</w:instrText>
            </w:r>
            <w:r w:rsidRPr="0027767B">
              <w:rPr>
                <w:rStyle w:val="Hyperlink"/>
                <w:noProof/>
              </w:rPr>
              <w:instrText xml:space="preserve"> </w:instrText>
            </w:r>
            <w:r w:rsidRPr="0027767B">
              <w:rPr>
                <w:rStyle w:val="Hyperlink"/>
                <w:noProof/>
              </w:rPr>
              <w:fldChar w:fldCharType="separate"/>
            </w:r>
            <w:r w:rsidRPr="0027767B">
              <w:rPr>
                <w:rStyle w:val="Hyperlink"/>
                <w:noProof/>
              </w:rPr>
              <w:t>2.1.5</w:t>
            </w:r>
            <w:r>
              <w:rPr>
                <w:rFonts w:asciiTheme="minorHAnsi" w:eastAsiaTheme="minorEastAsia" w:hAnsiTheme="minorHAnsi"/>
                <w:noProof/>
                <w:sz w:val="22"/>
                <w:lang w:eastAsia="hr-HR"/>
              </w:rPr>
              <w:tab/>
            </w:r>
            <w:r w:rsidRPr="0027767B">
              <w:rPr>
                <w:rStyle w:val="Hyperlink"/>
                <w:noProof/>
              </w:rPr>
              <w:t>Analiza podataka</w:t>
            </w:r>
            <w:r>
              <w:rPr>
                <w:noProof/>
                <w:webHidden/>
              </w:rPr>
              <w:tab/>
            </w:r>
            <w:r>
              <w:rPr>
                <w:noProof/>
                <w:webHidden/>
              </w:rPr>
              <w:fldChar w:fldCharType="begin"/>
            </w:r>
            <w:r>
              <w:rPr>
                <w:noProof/>
                <w:webHidden/>
              </w:rPr>
              <w:instrText xml:space="preserve"> PAGEREF _Toc532148287 \h </w:instrText>
            </w:r>
          </w:ins>
          <w:r>
            <w:rPr>
              <w:noProof/>
              <w:webHidden/>
            </w:rPr>
          </w:r>
          <w:r>
            <w:rPr>
              <w:noProof/>
              <w:webHidden/>
            </w:rPr>
            <w:fldChar w:fldCharType="separate"/>
          </w:r>
          <w:ins w:id="48" w:author="Kristijan Vrabec (kvrabec)" w:date="2018-12-10T19:08:00Z">
            <w:r w:rsidR="009C74BF">
              <w:rPr>
                <w:noProof/>
                <w:webHidden/>
              </w:rPr>
              <w:t>12</w:t>
            </w:r>
          </w:ins>
          <w:ins w:id="49" w:author="Kristijan Vrabec (kvrabec)" w:date="2018-12-09T19:49:00Z">
            <w:r>
              <w:rPr>
                <w:noProof/>
                <w:webHidden/>
              </w:rPr>
              <w:fldChar w:fldCharType="end"/>
            </w:r>
            <w:r w:rsidRPr="0027767B">
              <w:rPr>
                <w:rStyle w:val="Hyperlink"/>
                <w:noProof/>
              </w:rPr>
              <w:fldChar w:fldCharType="end"/>
            </w:r>
          </w:ins>
        </w:p>
        <w:p w14:paraId="2960D587" w14:textId="6ADAA5D0" w:rsidR="00997C0D" w:rsidRDefault="00997C0D">
          <w:pPr>
            <w:pStyle w:val="TOC3"/>
            <w:rPr>
              <w:ins w:id="50" w:author="Kristijan Vrabec (kvrabec)" w:date="2018-12-09T19:49:00Z"/>
              <w:rFonts w:asciiTheme="minorHAnsi" w:eastAsiaTheme="minorEastAsia" w:hAnsiTheme="minorHAnsi"/>
              <w:noProof/>
              <w:sz w:val="22"/>
              <w:lang w:eastAsia="hr-HR"/>
            </w:rPr>
          </w:pPr>
          <w:ins w:id="5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"_Toc532148288"</w:instrText>
            </w:r>
            <w:r w:rsidRPr="0027767B">
              <w:rPr>
                <w:rStyle w:val="Hyperlink"/>
                <w:noProof/>
              </w:rPr>
              <w:instrText xml:space="preserve"> </w:instrText>
            </w:r>
            <w:r w:rsidRPr="0027767B">
              <w:rPr>
                <w:rStyle w:val="Hyperlink"/>
                <w:noProof/>
              </w:rPr>
              <w:fldChar w:fldCharType="separate"/>
            </w:r>
            <w:r w:rsidRPr="0027767B">
              <w:rPr>
                <w:rStyle w:val="Hyperlink"/>
                <w:noProof/>
              </w:rPr>
              <w:t>2.1.6</w:t>
            </w:r>
            <w:r>
              <w:rPr>
                <w:rFonts w:asciiTheme="minorHAnsi" w:eastAsiaTheme="minorEastAsia" w:hAnsiTheme="minorHAnsi"/>
                <w:noProof/>
                <w:sz w:val="22"/>
                <w:lang w:eastAsia="hr-HR"/>
              </w:rPr>
              <w:tab/>
            </w:r>
            <w:r w:rsidRPr="0027767B">
              <w:rPr>
                <w:rStyle w:val="Hyperlink"/>
                <w:noProof/>
              </w:rPr>
              <w:t>Izvlačenje znanja</w:t>
            </w:r>
            <w:r>
              <w:rPr>
                <w:noProof/>
                <w:webHidden/>
              </w:rPr>
              <w:tab/>
            </w:r>
            <w:r>
              <w:rPr>
                <w:noProof/>
                <w:webHidden/>
              </w:rPr>
              <w:fldChar w:fldCharType="begin"/>
            </w:r>
            <w:r>
              <w:rPr>
                <w:noProof/>
                <w:webHidden/>
              </w:rPr>
              <w:instrText xml:space="preserve"> PAGEREF _Toc532148288 \h </w:instrText>
            </w:r>
          </w:ins>
          <w:r>
            <w:rPr>
              <w:noProof/>
              <w:webHidden/>
            </w:rPr>
          </w:r>
          <w:r>
            <w:rPr>
              <w:noProof/>
              <w:webHidden/>
            </w:rPr>
            <w:fldChar w:fldCharType="separate"/>
          </w:r>
          <w:ins w:id="52" w:author="Kristijan Vrabec (kvrabec)" w:date="2018-12-10T19:08:00Z">
            <w:r w:rsidR="009C74BF">
              <w:rPr>
                <w:noProof/>
                <w:webHidden/>
              </w:rPr>
              <w:t>12</w:t>
            </w:r>
          </w:ins>
          <w:ins w:id="53" w:author="Kristijan Vrabec (kvrabec)" w:date="2018-12-09T19:49:00Z">
            <w:r>
              <w:rPr>
                <w:noProof/>
                <w:webHidden/>
              </w:rPr>
              <w:fldChar w:fldCharType="end"/>
            </w:r>
            <w:r w:rsidRPr="0027767B">
              <w:rPr>
                <w:rStyle w:val="Hyperlink"/>
                <w:noProof/>
              </w:rPr>
              <w:fldChar w:fldCharType="end"/>
            </w:r>
          </w:ins>
        </w:p>
        <w:p w14:paraId="02EC6088" w14:textId="712EE9C0" w:rsidR="00997C0D" w:rsidRDefault="00997C0D">
          <w:pPr>
            <w:pStyle w:val="TOC2"/>
            <w:rPr>
              <w:ins w:id="54" w:author="Kristijan Vrabec (kvrabec)" w:date="2018-12-09T19:49:00Z"/>
              <w:rFonts w:asciiTheme="minorHAnsi" w:eastAsiaTheme="minorEastAsia" w:hAnsiTheme="minorHAnsi"/>
              <w:noProof/>
              <w:sz w:val="22"/>
              <w:lang w:eastAsia="hr-HR"/>
            </w:rPr>
          </w:pPr>
          <w:ins w:id="5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"_Toc532148289"</w:instrText>
            </w:r>
            <w:r w:rsidRPr="0027767B">
              <w:rPr>
                <w:rStyle w:val="Hyperlink"/>
                <w:noProof/>
              </w:rPr>
              <w:instrText xml:space="preserve"> </w:instrText>
            </w:r>
            <w:r w:rsidRPr="0027767B">
              <w:rPr>
                <w:rStyle w:val="Hyperlink"/>
                <w:noProof/>
              </w:rPr>
              <w:fldChar w:fldCharType="separate"/>
            </w:r>
            <w:r w:rsidRPr="0027767B">
              <w:rPr>
                <w:rStyle w:val="Hyperlink"/>
                <w:noProof/>
              </w:rPr>
              <w:t>2.2</w:t>
            </w:r>
            <w:r>
              <w:rPr>
                <w:rFonts w:asciiTheme="minorHAnsi" w:eastAsiaTheme="minorEastAsia" w:hAnsiTheme="minorHAnsi"/>
                <w:noProof/>
                <w:sz w:val="22"/>
                <w:lang w:eastAsia="hr-HR"/>
              </w:rPr>
              <w:tab/>
            </w:r>
            <w:r w:rsidRPr="0027767B">
              <w:rPr>
                <w:rStyle w:val="Hyperlink"/>
                <w:noProof/>
              </w:rPr>
              <w:t>Tehnologije dubinske analize podataka</w:t>
            </w:r>
            <w:r>
              <w:rPr>
                <w:noProof/>
                <w:webHidden/>
              </w:rPr>
              <w:tab/>
            </w:r>
            <w:r>
              <w:rPr>
                <w:noProof/>
                <w:webHidden/>
              </w:rPr>
              <w:fldChar w:fldCharType="begin"/>
            </w:r>
            <w:r>
              <w:rPr>
                <w:noProof/>
                <w:webHidden/>
              </w:rPr>
              <w:instrText xml:space="preserve"> PAGEREF _Toc532148289 \h </w:instrText>
            </w:r>
          </w:ins>
          <w:r>
            <w:rPr>
              <w:noProof/>
              <w:webHidden/>
            </w:rPr>
          </w:r>
          <w:r>
            <w:rPr>
              <w:noProof/>
              <w:webHidden/>
            </w:rPr>
            <w:fldChar w:fldCharType="separate"/>
          </w:r>
          <w:ins w:id="56" w:author="Kristijan Vrabec (kvrabec)" w:date="2018-12-10T19:08:00Z">
            <w:r w:rsidR="009C74BF">
              <w:rPr>
                <w:noProof/>
                <w:webHidden/>
              </w:rPr>
              <w:t>13</w:t>
            </w:r>
          </w:ins>
          <w:ins w:id="57" w:author="Kristijan Vrabec (kvrabec)" w:date="2018-12-09T19:49:00Z">
            <w:r>
              <w:rPr>
                <w:noProof/>
                <w:webHidden/>
              </w:rPr>
              <w:fldChar w:fldCharType="end"/>
            </w:r>
            <w:r w:rsidRPr="0027767B">
              <w:rPr>
                <w:rStyle w:val="Hyperlink"/>
                <w:noProof/>
              </w:rPr>
              <w:fldChar w:fldCharType="end"/>
            </w:r>
          </w:ins>
        </w:p>
        <w:p w14:paraId="413FF5A2" w14:textId="7F3A3537" w:rsidR="00997C0D" w:rsidRDefault="00997C0D">
          <w:pPr>
            <w:pStyle w:val="TOC3"/>
            <w:rPr>
              <w:ins w:id="58" w:author="Kristijan Vrabec (kvrabec)" w:date="2018-12-09T19:49:00Z"/>
              <w:rFonts w:asciiTheme="minorHAnsi" w:eastAsiaTheme="minorEastAsia" w:hAnsiTheme="minorHAnsi"/>
              <w:noProof/>
              <w:sz w:val="22"/>
              <w:lang w:eastAsia="hr-HR"/>
            </w:rPr>
          </w:pPr>
          <w:ins w:id="5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"_Toc532148290"</w:instrText>
            </w:r>
            <w:r w:rsidRPr="0027767B">
              <w:rPr>
                <w:rStyle w:val="Hyperlink"/>
                <w:noProof/>
              </w:rPr>
              <w:instrText xml:space="preserve"> </w:instrText>
            </w:r>
            <w:r w:rsidRPr="0027767B">
              <w:rPr>
                <w:rStyle w:val="Hyperlink"/>
                <w:noProof/>
              </w:rPr>
              <w:fldChar w:fldCharType="separate"/>
            </w:r>
            <w:r w:rsidRPr="0027767B">
              <w:rPr>
                <w:rStyle w:val="Hyperlink"/>
                <w:noProof/>
              </w:rPr>
              <w:t>2.2.1</w:t>
            </w:r>
            <w:r>
              <w:rPr>
                <w:rFonts w:asciiTheme="minorHAnsi" w:eastAsiaTheme="minorEastAsia" w:hAnsiTheme="minorHAnsi"/>
                <w:noProof/>
                <w:sz w:val="22"/>
                <w:lang w:eastAsia="hr-HR"/>
              </w:rPr>
              <w:tab/>
            </w:r>
            <w:r w:rsidRPr="0027767B">
              <w:rPr>
                <w:rStyle w:val="Hyperlink"/>
                <w:noProof/>
              </w:rPr>
              <w:t>Statistika</w:t>
            </w:r>
            <w:r>
              <w:rPr>
                <w:noProof/>
                <w:webHidden/>
              </w:rPr>
              <w:tab/>
            </w:r>
            <w:r>
              <w:rPr>
                <w:noProof/>
                <w:webHidden/>
              </w:rPr>
              <w:fldChar w:fldCharType="begin"/>
            </w:r>
            <w:r>
              <w:rPr>
                <w:noProof/>
                <w:webHidden/>
              </w:rPr>
              <w:instrText xml:space="preserve"> PAGEREF _Toc532148290 \h </w:instrText>
            </w:r>
          </w:ins>
          <w:r>
            <w:rPr>
              <w:noProof/>
              <w:webHidden/>
            </w:rPr>
          </w:r>
          <w:r>
            <w:rPr>
              <w:noProof/>
              <w:webHidden/>
            </w:rPr>
            <w:fldChar w:fldCharType="separate"/>
          </w:r>
          <w:ins w:id="60" w:author="Kristijan Vrabec (kvrabec)" w:date="2018-12-10T19:08:00Z">
            <w:r w:rsidR="009C74BF">
              <w:rPr>
                <w:noProof/>
                <w:webHidden/>
              </w:rPr>
              <w:t>13</w:t>
            </w:r>
          </w:ins>
          <w:ins w:id="61" w:author="Kristijan Vrabec (kvrabec)" w:date="2018-12-09T19:49:00Z">
            <w:r>
              <w:rPr>
                <w:noProof/>
                <w:webHidden/>
              </w:rPr>
              <w:fldChar w:fldCharType="end"/>
            </w:r>
            <w:r w:rsidRPr="0027767B">
              <w:rPr>
                <w:rStyle w:val="Hyperlink"/>
                <w:noProof/>
              </w:rPr>
              <w:fldChar w:fldCharType="end"/>
            </w:r>
          </w:ins>
        </w:p>
        <w:p w14:paraId="4DBF127B" w14:textId="00F6A9DC" w:rsidR="00997C0D" w:rsidRDefault="00997C0D">
          <w:pPr>
            <w:pStyle w:val="TOC3"/>
            <w:rPr>
              <w:ins w:id="62" w:author="Kristijan Vrabec (kvrabec)" w:date="2018-12-09T19:49:00Z"/>
              <w:rFonts w:asciiTheme="minorHAnsi" w:eastAsiaTheme="minorEastAsia" w:hAnsiTheme="minorHAnsi"/>
              <w:noProof/>
              <w:sz w:val="22"/>
              <w:lang w:eastAsia="hr-HR"/>
            </w:rPr>
          </w:pPr>
          <w:ins w:id="6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"_Toc532148291"</w:instrText>
            </w:r>
            <w:r w:rsidRPr="0027767B">
              <w:rPr>
                <w:rStyle w:val="Hyperlink"/>
                <w:noProof/>
              </w:rPr>
              <w:instrText xml:space="preserve"> </w:instrText>
            </w:r>
            <w:r w:rsidRPr="0027767B">
              <w:rPr>
                <w:rStyle w:val="Hyperlink"/>
                <w:noProof/>
              </w:rPr>
              <w:fldChar w:fldCharType="separate"/>
            </w:r>
            <w:r w:rsidRPr="0027767B">
              <w:rPr>
                <w:rStyle w:val="Hyperlink"/>
                <w:noProof/>
              </w:rPr>
              <w:t>2.2.2</w:t>
            </w:r>
            <w:r>
              <w:rPr>
                <w:rFonts w:asciiTheme="minorHAnsi" w:eastAsiaTheme="minorEastAsia" w:hAnsiTheme="minorHAnsi"/>
                <w:noProof/>
                <w:sz w:val="22"/>
                <w:lang w:eastAsia="hr-HR"/>
              </w:rPr>
              <w:tab/>
            </w:r>
            <w:r w:rsidRPr="0027767B">
              <w:rPr>
                <w:rStyle w:val="Hyperlink"/>
                <w:noProof/>
              </w:rPr>
              <w:t>Strojno učenje</w:t>
            </w:r>
            <w:r>
              <w:rPr>
                <w:noProof/>
                <w:webHidden/>
              </w:rPr>
              <w:tab/>
            </w:r>
            <w:r>
              <w:rPr>
                <w:noProof/>
                <w:webHidden/>
              </w:rPr>
              <w:fldChar w:fldCharType="begin"/>
            </w:r>
            <w:r>
              <w:rPr>
                <w:noProof/>
                <w:webHidden/>
              </w:rPr>
              <w:instrText xml:space="preserve"> PAGEREF _Toc532148291 \h </w:instrText>
            </w:r>
          </w:ins>
          <w:r>
            <w:rPr>
              <w:noProof/>
              <w:webHidden/>
            </w:rPr>
          </w:r>
          <w:r>
            <w:rPr>
              <w:noProof/>
              <w:webHidden/>
            </w:rPr>
            <w:fldChar w:fldCharType="separate"/>
          </w:r>
          <w:ins w:id="64" w:author="Kristijan Vrabec (kvrabec)" w:date="2018-12-10T19:08:00Z">
            <w:r w:rsidR="009C74BF">
              <w:rPr>
                <w:noProof/>
                <w:webHidden/>
              </w:rPr>
              <w:t>14</w:t>
            </w:r>
          </w:ins>
          <w:ins w:id="65" w:author="Kristijan Vrabec (kvrabec)" w:date="2018-12-09T19:49:00Z">
            <w:r>
              <w:rPr>
                <w:noProof/>
                <w:webHidden/>
              </w:rPr>
              <w:fldChar w:fldCharType="end"/>
            </w:r>
            <w:r w:rsidRPr="0027767B">
              <w:rPr>
                <w:rStyle w:val="Hyperlink"/>
                <w:noProof/>
              </w:rPr>
              <w:fldChar w:fldCharType="end"/>
            </w:r>
          </w:ins>
        </w:p>
        <w:p w14:paraId="3634E63B" w14:textId="335D038F" w:rsidR="00997C0D" w:rsidRDefault="00997C0D">
          <w:pPr>
            <w:pStyle w:val="TOC3"/>
            <w:rPr>
              <w:ins w:id="66" w:author="Kristijan Vrabec (kvrabec)" w:date="2018-12-09T19:49:00Z"/>
              <w:rFonts w:asciiTheme="minorHAnsi" w:eastAsiaTheme="minorEastAsia" w:hAnsiTheme="minorHAnsi"/>
              <w:noProof/>
              <w:sz w:val="22"/>
              <w:lang w:eastAsia="hr-HR"/>
            </w:rPr>
          </w:pPr>
          <w:ins w:id="6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"_Toc532148292"</w:instrText>
            </w:r>
            <w:r w:rsidRPr="0027767B">
              <w:rPr>
                <w:rStyle w:val="Hyperlink"/>
                <w:noProof/>
              </w:rPr>
              <w:instrText xml:space="preserve"> </w:instrText>
            </w:r>
            <w:r w:rsidRPr="0027767B">
              <w:rPr>
                <w:rStyle w:val="Hyperlink"/>
                <w:noProof/>
              </w:rPr>
              <w:fldChar w:fldCharType="separate"/>
            </w:r>
            <w:r w:rsidRPr="0027767B">
              <w:rPr>
                <w:rStyle w:val="Hyperlink"/>
                <w:noProof/>
              </w:rPr>
              <w:t>2.2.3</w:t>
            </w:r>
            <w:r>
              <w:rPr>
                <w:rFonts w:asciiTheme="minorHAnsi" w:eastAsiaTheme="minorEastAsia" w:hAnsiTheme="minorHAnsi"/>
                <w:noProof/>
                <w:sz w:val="22"/>
                <w:lang w:eastAsia="hr-HR"/>
              </w:rPr>
              <w:tab/>
            </w:r>
            <w:r w:rsidRPr="0027767B">
              <w:rPr>
                <w:rStyle w:val="Hyperlink"/>
                <w:noProof/>
              </w:rPr>
              <w:t>Baze i skladišta podataka</w:t>
            </w:r>
            <w:r>
              <w:rPr>
                <w:noProof/>
                <w:webHidden/>
              </w:rPr>
              <w:tab/>
            </w:r>
            <w:r>
              <w:rPr>
                <w:noProof/>
                <w:webHidden/>
              </w:rPr>
              <w:fldChar w:fldCharType="begin"/>
            </w:r>
            <w:r>
              <w:rPr>
                <w:noProof/>
                <w:webHidden/>
              </w:rPr>
              <w:instrText xml:space="preserve"> PAGEREF _Toc532148292 \h </w:instrText>
            </w:r>
          </w:ins>
          <w:r>
            <w:rPr>
              <w:noProof/>
              <w:webHidden/>
            </w:rPr>
          </w:r>
          <w:r>
            <w:rPr>
              <w:noProof/>
              <w:webHidden/>
            </w:rPr>
            <w:fldChar w:fldCharType="separate"/>
          </w:r>
          <w:ins w:id="68" w:author="Kristijan Vrabec (kvrabec)" w:date="2018-12-10T19:08:00Z">
            <w:r w:rsidR="009C74BF">
              <w:rPr>
                <w:noProof/>
                <w:webHidden/>
              </w:rPr>
              <w:t>14</w:t>
            </w:r>
          </w:ins>
          <w:ins w:id="69" w:author="Kristijan Vrabec (kvrabec)" w:date="2018-12-09T19:49:00Z">
            <w:r>
              <w:rPr>
                <w:noProof/>
                <w:webHidden/>
              </w:rPr>
              <w:fldChar w:fldCharType="end"/>
            </w:r>
            <w:r w:rsidRPr="0027767B">
              <w:rPr>
                <w:rStyle w:val="Hyperlink"/>
                <w:noProof/>
              </w:rPr>
              <w:fldChar w:fldCharType="end"/>
            </w:r>
          </w:ins>
        </w:p>
        <w:p w14:paraId="26712E57" w14:textId="48E752CF" w:rsidR="00997C0D" w:rsidRDefault="00997C0D">
          <w:pPr>
            <w:pStyle w:val="TOC3"/>
            <w:rPr>
              <w:ins w:id="70" w:author="Kristijan Vrabec (kvrabec)" w:date="2018-12-09T19:49:00Z"/>
              <w:rFonts w:asciiTheme="minorHAnsi" w:eastAsiaTheme="minorEastAsia" w:hAnsiTheme="minorHAnsi"/>
              <w:noProof/>
              <w:sz w:val="22"/>
              <w:lang w:eastAsia="hr-HR"/>
            </w:rPr>
          </w:pPr>
          <w:ins w:id="7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"_Toc532148293"</w:instrText>
            </w:r>
            <w:r w:rsidRPr="0027767B">
              <w:rPr>
                <w:rStyle w:val="Hyperlink"/>
                <w:noProof/>
              </w:rPr>
              <w:instrText xml:space="preserve"> </w:instrText>
            </w:r>
            <w:r w:rsidRPr="0027767B">
              <w:rPr>
                <w:rStyle w:val="Hyperlink"/>
                <w:noProof/>
              </w:rPr>
              <w:fldChar w:fldCharType="separate"/>
            </w:r>
            <w:r w:rsidRPr="0027767B">
              <w:rPr>
                <w:rStyle w:val="Hyperlink"/>
                <w:noProof/>
              </w:rPr>
              <w:t>2.2.4</w:t>
            </w:r>
            <w:r>
              <w:rPr>
                <w:rFonts w:asciiTheme="minorHAnsi" w:eastAsiaTheme="minorEastAsia" w:hAnsiTheme="minorHAnsi"/>
                <w:noProof/>
                <w:sz w:val="22"/>
                <w:lang w:eastAsia="hr-HR"/>
              </w:rPr>
              <w:tab/>
            </w:r>
            <w:r w:rsidRPr="0027767B">
              <w:rPr>
                <w:rStyle w:val="Hyperlink"/>
                <w:noProof/>
              </w:rPr>
              <w:t>Izvlačenje informacija</w:t>
            </w:r>
            <w:r>
              <w:rPr>
                <w:noProof/>
                <w:webHidden/>
              </w:rPr>
              <w:tab/>
            </w:r>
            <w:r>
              <w:rPr>
                <w:noProof/>
                <w:webHidden/>
              </w:rPr>
              <w:fldChar w:fldCharType="begin"/>
            </w:r>
            <w:r>
              <w:rPr>
                <w:noProof/>
                <w:webHidden/>
              </w:rPr>
              <w:instrText xml:space="preserve"> PAGEREF _Toc532148293 \h </w:instrText>
            </w:r>
          </w:ins>
          <w:r>
            <w:rPr>
              <w:noProof/>
              <w:webHidden/>
            </w:rPr>
          </w:r>
          <w:r>
            <w:rPr>
              <w:noProof/>
              <w:webHidden/>
            </w:rPr>
            <w:fldChar w:fldCharType="separate"/>
          </w:r>
          <w:ins w:id="72" w:author="Kristijan Vrabec (kvrabec)" w:date="2018-12-10T19:08:00Z">
            <w:r w:rsidR="009C74BF">
              <w:rPr>
                <w:noProof/>
                <w:webHidden/>
              </w:rPr>
              <w:t>14</w:t>
            </w:r>
          </w:ins>
          <w:ins w:id="73" w:author="Kristijan Vrabec (kvrabec)" w:date="2018-12-09T19:49:00Z">
            <w:r>
              <w:rPr>
                <w:noProof/>
                <w:webHidden/>
              </w:rPr>
              <w:fldChar w:fldCharType="end"/>
            </w:r>
            <w:r w:rsidRPr="0027767B">
              <w:rPr>
                <w:rStyle w:val="Hyperlink"/>
                <w:noProof/>
              </w:rPr>
              <w:fldChar w:fldCharType="end"/>
            </w:r>
          </w:ins>
        </w:p>
        <w:p w14:paraId="5F0B8F54" w14:textId="31CCF490" w:rsidR="00997C0D" w:rsidRDefault="00997C0D">
          <w:pPr>
            <w:pStyle w:val="TOC2"/>
            <w:rPr>
              <w:ins w:id="74" w:author="Kristijan Vrabec (kvrabec)" w:date="2018-12-09T19:49:00Z"/>
              <w:rFonts w:asciiTheme="minorHAnsi" w:eastAsiaTheme="minorEastAsia" w:hAnsiTheme="minorHAnsi"/>
              <w:noProof/>
              <w:sz w:val="22"/>
              <w:lang w:eastAsia="hr-HR"/>
            </w:rPr>
          </w:pPr>
          <w:ins w:id="7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"_Toc532148294"</w:instrText>
            </w:r>
            <w:r w:rsidRPr="0027767B">
              <w:rPr>
                <w:rStyle w:val="Hyperlink"/>
                <w:noProof/>
              </w:rPr>
              <w:instrText xml:space="preserve"> </w:instrText>
            </w:r>
            <w:r w:rsidRPr="0027767B">
              <w:rPr>
                <w:rStyle w:val="Hyperlink"/>
                <w:noProof/>
              </w:rPr>
              <w:fldChar w:fldCharType="separate"/>
            </w:r>
            <w:r w:rsidRPr="0027767B">
              <w:rPr>
                <w:rStyle w:val="Hyperlink"/>
                <w:noProof/>
              </w:rPr>
              <w:t>2.3</w:t>
            </w:r>
            <w:r>
              <w:rPr>
                <w:rFonts w:asciiTheme="minorHAnsi" w:eastAsiaTheme="minorEastAsia" w:hAnsiTheme="minorHAnsi"/>
                <w:noProof/>
                <w:sz w:val="22"/>
                <w:lang w:eastAsia="hr-HR"/>
              </w:rPr>
              <w:tab/>
            </w:r>
            <w:r w:rsidRPr="0027767B">
              <w:rPr>
                <w:rStyle w:val="Hyperlink"/>
                <w:noProof/>
              </w:rPr>
              <w:t>Primjene dubinske analize podataka</w:t>
            </w:r>
            <w:r>
              <w:rPr>
                <w:noProof/>
                <w:webHidden/>
              </w:rPr>
              <w:tab/>
            </w:r>
            <w:r>
              <w:rPr>
                <w:noProof/>
                <w:webHidden/>
              </w:rPr>
              <w:fldChar w:fldCharType="begin"/>
            </w:r>
            <w:r>
              <w:rPr>
                <w:noProof/>
                <w:webHidden/>
              </w:rPr>
              <w:instrText xml:space="preserve"> PAGEREF _Toc532148294 \h </w:instrText>
            </w:r>
          </w:ins>
          <w:r>
            <w:rPr>
              <w:noProof/>
              <w:webHidden/>
            </w:rPr>
          </w:r>
          <w:r>
            <w:rPr>
              <w:noProof/>
              <w:webHidden/>
            </w:rPr>
            <w:fldChar w:fldCharType="separate"/>
          </w:r>
          <w:ins w:id="76" w:author="Kristijan Vrabec (kvrabec)" w:date="2018-12-10T19:08:00Z">
            <w:r w:rsidR="009C74BF">
              <w:rPr>
                <w:noProof/>
                <w:webHidden/>
              </w:rPr>
              <w:t>15</w:t>
            </w:r>
          </w:ins>
          <w:ins w:id="77" w:author="Kristijan Vrabec (kvrabec)" w:date="2018-12-09T19:49:00Z">
            <w:r>
              <w:rPr>
                <w:noProof/>
                <w:webHidden/>
              </w:rPr>
              <w:fldChar w:fldCharType="end"/>
            </w:r>
            <w:r w:rsidRPr="0027767B">
              <w:rPr>
                <w:rStyle w:val="Hyperlink"/>
                <w:noProof/>
              </w:rPr>
              <w:fldChar w:fldCharType="end"/>
            </w:r>
          </w:ins>
        </w:p>
        <w:p w14:paraId="59866D8B" w14:textId="0504615E" w:rsidR="00997C0D" w:rsidRDefault="00997C0D">
          <w:pPr>
            <w:pStyle w:val="TOC3"/>
            <w:rPr>
              <w:ins w:id="78" w:author="Kristijan Vrabec (kvrabec)" w:date="2018-12-09T19:49:00Z"/>
              <w:rFonts w:asciiTheme="minorHAnsi" w:eastAsiaTheme="minorEastAsia" w:hAnsiTheme="minorHAnsi"/>
              <w:noProof/>
              <w:sz w:val="22"/>
              <w:lang w:eastAsia="hr-HR"/>
            </w:rPr>
          </w:pPr>
          <w:ins w:id="7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"_Toc532148295"</w:instrText>
            </w:r>
            <w:r w:rsidRPr="0027767B">
              <w:rPr>
                <w:rStyle w:val="Hyperlink"/>
                <w:noProof/>
              </w:rPr>
              <w:instrText xml:space="preserve"> </w:instrText>
            </w:r>
            <w:r w:rsidRPr="0027767B">
              <w:rPr>
                <w:rStyle w:val="Hyperlink"/>
                <w:noProof/>
              </w:rPr>
              <w:fldChar w:fldCharType="separate"/>
            </w:r>
            <w:r w:rsidRPr="0027767B">
              <w:rPr>
                <w:rStyle w:val="Hyperlink"/>
                <w:noProof/>
              </w:rPr>
              <w:t>2.3.1</w:t>
            </w:r>
            <w:r>
              <w:rPr>
                <w:rFonts w:asciiTheme="minorHAnsi" w:eastAsiaTheme="minorEastAsia" w:hAnsiTheme="minorHAnsi"/>
                <w:noProof/>
                <w:sz w:val="22"/>
                <w:lang w:eastAsia="hr-HR"/>
              </w:rPr>
              <w:tab/>
            </w:r>
            <w:r w:rsidRPr="0027767B">
              <w:rPr>
                <w:rStyle w:val="Hyperlink"/>
                <w:noProof/>
              </w:rPr>
              <w:t>Dubinska analiza teksta</w:t>
            </w:r>
            <w:r>
              <w:rPr>
                <w:noProof/>
                <w:webHidden/>
              </w:rPr>
              <w:tab/>
            </w:r>
            <w:r>
              <w:rPr>
                <w:noProof/>
                <w:webHidden/>
              </w:rPr>
              <w:fldChar w:fldCharType="begin"/>
            </w:r>
            <w:r>
              <w:rPr>
                <w:noProof/>
                <w:webHidden/>
              </w:rPr>
              <w:instrText xml:space="preserve"> PAGEREF _Toc532148295 \h </w:instrText>
            </w:r>
          </w:ins>
          <w:r>
            <w:rPr>
              <w:noProof/>
              <w:webHidden/>
            </w:rPr>
          </w:r>
          <w:r>
            <w:rPr>
              <w:noProof/>
              <w:webHidden/>
            </w:rPr>
            <w:fldChar w:fldCharType="separate"/>
          </w:r>
          <w:ins w:id="80" w:author="Kristijan Vrabec (kvrabec)" w:date="2018-12-10T19:08:00Z">
            <w:r w:rsidR="009C74BF">
              <w:rPr>
                <w:noProof/>
                <w:webHidden/>
              </w:rPr>
              <w:t>15</w:t>
            </w:r>
          </w:ins>
          <w:ins w:id="81" w:author="Kristijan Vrabec (kvrabec)" w:date="2018-12-09T19:49:00Z">
            <w:r>
              <w:rPr>
                <w:noProof/>
                <w:webHidden/>
              </w:rPr>
              <w:fldChar w:fldCharType="end"/>
            </w:r>
            <w:r w:rsidRPr="0027767B">
              <w:rPr>
                <w:rStyle w:val="Hyperlink"/>
                <w:noProof/>
              </w:rPr>
              <w:fldChar w:fldCharType="end"/>
            </w:r>
          </w:ins>
        </w:p>
        <w:p w14:paraId="15255A25" w14:textId="779DC6FC" w:rsidR="00997C0D" w:rsidRDefault="00997C0D">
          <w:pPr>
            <w:pStyle w:val="TOC3"/>
            <w:rPr>
              <w:ins w:id="82" w:author="Kristijan Vrabec (kvrabec)" w:date="2018-12-09T19:49:00Z"/>
              <w:rFonts w:asciiTheme="minorHAnsi" w:eastAsiaTheme="minorEastAsia" w:hAnsiTheme="minorHAnsi"/>
              <w:noProof/>
              <w:sz w:val="22"/>
              <w:lang w:eastAsia="hr-HR"/>
            </w:rPr>
          </w:pPr>
          <w:ins w:id="8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"_Toc532148296"</w:instrText>
            </w:r>
            <w:r w:rsidRPr="0027767B">
              <w:rPr>
                <w:rStyle w:val="Hyperlink"/>
                <w:noProof/>
              </w:rPr>
              <w:instrText xml:space="preserve"> </w:instrText>
            </w:r>
            <w:r w:rsidRPr="0027767B">
              <w:rPr>
                <w:rStyle w:val="Hyperlink"/>
                <w:noProof/>
              </w:rPr>
              <w:fldChar w:fldCharType="separate"/>
            </w:r>
            <w:r w:rsidRPr="0027767B">
              <w:rPr>
                <w:rStyle w:val="Hyperlink"/>
                <w:noProof/>
              </w:rPr>
              <w:t>2.3.2</w:t>
            </w:r>
            <w:r>
              <w:rPr>
                <w:rFonts w:asciiTheme="minorHAnsi" w:eastAsiaTheme="minorEastAsia" w:hAnsiTheme="minorHAnsi"/>
                <w:noProof/>
                <w:sz w:val="22"/>
                <w:lang w:eastAsia="hr-HR"/>
              </w:rPr>
              <w:tab/>
            </w:r>
            <w:r w:rsidRPr="0027767B">
              <w:rPr>
                <w:rStyle w:val="Hyperlink"/>
                <w:noProof/>
              </w:rPr>
              <w:t>Medicina</w:t>
            </w:r>
            <w:r>
              <w:rPr>
                <w:noProof/>
                <w:webHidden/>
              </w:rPr>
              <w:tab/>
            </w:r>
            <w:r>
              <w:rPr>
                <w:noProof/>
                <w:webHidden/>
              </w:rPr>
              <w:fldChar w:fldCharType="begin"/>
            </w:r>
            <w:r>
              <w:rPr>
                <w:noProof/>
                <w:webHidden/>
              </w:rPr>
              <w:instrText xml:space="preserve"> PAGEREF _Toc532148296 \h </w:instrText>
            </w:r>
          </w:ins>
          <w:r>
            <w:rPr>
              <w:noProof/>
              <w:webHidden/>
            </w:rPr>
          </w:r>
          <w:r>
            <w:rPr>
              <w:noProof/>
              <w:webHidden/>
            </w:rPr>
            <w:fldChar w:fldCharType="separate"/>
          </w:r>
          <w:ins w:id="84" w:author="Kristijan Vrabec (kvrabec)" w:date="2018-12-10T19:08:00Z">
            <w:r w:rsidR="009C74BF">
              <w:rPr>
                <w:noProof/>
                <w:webHidden/>
              </w:rPr>
              <w:t>15</w:t>
            </w:r>
          </w:ins>
          <w:ins w:id="85" w:author="Kristijan Vrabec (kvrabec)" w:date="2018-12-09T19:49:00Z">
            <w:r>
              <w:rPr>
                <w:noProof/>
                <w:webHidden/>
              </w:rPr>
              <w:fldChar w:fldCharType="end"/>
            </w:r>
            <w:r w:rsidRPr="0027767B">
              <w:rPr>
                <w:rStyle w:val="Hyperlink"/>
                <w:noProof/>
              </w:rPr>
              <w:fldChar w:fldCharType="end"/>
            </w:r>
          </w:ins>
        </w:p>
        <w:p w14:paraId="54FFFF74" w14:textId="254A681F" w:rsidR="00997C0D" w:rsidRDefault="00997C0D">
          <w:pPr>
            <w:pStyle w:val="TOC3"/>
            <w:rPr>
              <w:ins w:id="86" w:author="Kristijan Vrabec (kvrabec)" w:date="2018-12-09T19:49:00Z"/>
              <w:rFonts w:asciiTheme="minorHAnsi" w:eastAsiaTheme="minorEastAsia" w:hAnsiTheme="minorHAnsi"/>
              <w:noProof/>
              <w:sz w:val="22"/>
              <w:lang w:eastAsia="hr-HR"/>
            </w:rPr>
          </w:pPr>
          <w:ins w:id="8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"_Toc532148297"</w:instrText>
            </w:r>
            <w:r w:rsidRPr="0027767B">
              <w:rPr>
                <w:rStyle w:val="Hyperlink"/>
                <w:noProof/>
              </w:rPr>
              <w:instrText xml:space="preserve"> </w:instrText>
            </w:r>
            <w:r w:rsidRPr="0027767B">
              <w:rPr>
                <w:rStyle w:val="Hyperlink"/>
                <w:noProof/>
              </w:rPr>
              <w:fldChar w:fldCharType="separate"/>
            </w:r>
            <w:r w:rsidRPr="0027767B">
              <w:rPr>
                <w:rStyle w:val="Hyperlink"/>
                <w:noProof/>
              </w:rPr>
              <w:t>2.3.3</w:t>
            </w:r>
            <w:r>
              <w:rPr>
                <w:rFonts w:asciiTheme="minorHAnsi" w:eastAsiaTheme="minorEastAsia" w:hAnsiTheme="minorHAnsi"/>
                <w:noProof/>
                <w:sz w:val="22"/>
                <w:lang w:eastAsia="hr-HR"/>
              </w:rPr>
              <w:tab/>
            </w:r>
            <w:r w:rsidRPr="0027767B">
              <w:rPr>
                <w:rStyle w:val="Hyperlink"/>
                <w:noProof/>
              </w:rPr>
              <w:t>Procjena rizika</w:t>
            </w:r>
            <w:r>
              <w:rPr>
                <w:noProof/>
                <w:webHidden/>
              </w:rPr>
              <w:tab/>
            </w:r>
            <w:r>
              <w:rPr>
                <w:noProof/>
                <w:webHidden/>
              </w:rPr>
              <w:fldChar w:fldCharType="begin"/>
            </w:r>
            <w:r>
              <w:rPr>
                <w:noProof/>
                <w:webHidden/>
              </w:rPr>
              <w:instrText xml:space="preserve"> PAGEREF _Toc532148297 \h </w:instrText>
            </w:r>
          </w:ins>
          <w:r>
            <w:rPr>
              <w:noProof/>
              <w:webHidden/>
            </w:rPr>
          </w:r>
          <w:r>
            <w:rPr>
              <w:noProof/>
              <w:webHidden/>
            </w:rPr>
            <w:fldChar w:fldCharType="separate"/>
          </w:r>
          <w:ins w:id="88" w:author="Kristijan Vrabec (kvrabec)" w:date="2018-12-10T19:08:00Z">
            <w:r w:rsidR="009C74BF">
              <w:rPr>
                <w:noProof/>
                <w:webHidden/>
              </w:rPr>
              <w:t>15</w:t>
            </w:r>
          </w:ins>
          <w:ins w:id="89" w:author="Kristijan Vrabec (kvrabec)" w:date="2018-12-09T19:49:00Z">
            <w:r>
              <w:rPr>
                <w:noProof/>
                <w:webHidden/>
              </w:rPr>
              <w:fldChar w:fldCharType="end"/>
            </w:r>
            <w:r w:rsidRPr="0027767B">
              <w:rPr>
                <w:rStyle w:val="Hyperlink"/>
                <w:noProof/>
              </w:rPr>
              <w:fldChar w:fldCharType="end"/>
            </w:r>
          </w:ins>
        </w:p>
        <w:p w14:paraId="7BF7DFF3" w14:textId="52C2386F" w:rsidR="00997C0D" w:rsidRDefault="00997C0D">
          <w:pPr>
            <w:pStyle w:val="TOC3"/>
            <w:rPr>
              <w:ins w:id="90" w:author="Kristijan Vrabec (kvrabec)" w:date="2018-12-09T19:49:00Z"/>
              <w:rFonts w:asciiTheme="minorHAnsi" w:eastAsiaTheme="minorEastAsia" w:hAnsiTheme="minorHAnsi"/>
              <w:noProof/>
              <w:sz w:val="22"/>
              <w:lang w:eastAsia="hr-HR"/>
            </w:rPr>
          </w:pPr>
          <w:ins w:id="9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"_Toc532148298"</w:instrText>
            </w:r>
            <w:r w:rsidRPr="0027767B">
              <w:rPr>
                <w:rStyle w:val="Hyperlink"/>
                <w:noProof/>
              </w:rPr>
              <w:instrText xml:space="preserve"> </w:instrText>
            </w:r>
            <w:r w:rsidRPr="0027767B">
              <w:rPr>
                <w:rStyle w:val="Hyperlink"/>
                <w:noProof/>
              </w:rPr>
              <w:fldChar w:fldCharType="separate"/>
            </w:r>
            <w:r w:rsidRPr="0027767B">
              <w:rPr>
                <w:rStyle w:val="Hyperlink"/>
                <w:noProof/>
              </w:rPr>
              <w:t>2.3.4</w:t>
            </w:r>
            <w:r>
              <w:rPr>
                <w:rFonts w:asciiTheme="minorHAnsi" w:eastAsiaTheme="minorEastAsia" w:hAnsiTheme="minorHAnsi"/>
                <w:noProof/>
                <w:sz w:val="22"/>
                <w:lang w:eastAsia="hr-HR"/>
              </w:rPr>
              <w:tab/>
            </w:r>
            <w:r w:rsidRPr="0027767B">
              <w:rPr>
                <w:rStyle w:val="Hyperlink"/>
                <w:noProof/>
              </w:rPr>
              <w:t>Marketing</w:t>
            </w:r>
            <w:r>
              <w:rPr>
                <w:noProof/>
                <w:webHidden/>
              </w:rPr>
              <w:tab/>
            </w:r>
            <w:r>
              <w:rPr>
                <w:noProof/>
                <w:webHidden/>
              </w:rPr>
              <w:fldChar w:fldCharType="begin"/>
            </w:r>
            <w:r>
              <w:rPr>
                <w:noProof/>
                <w:webHidden/>
              </w:rPr>
              <w:instrText xml:space="preserve"> PAGEREF _Toc532148298 \h </w:instrText>
            </w:r>
          </w:ins>
          <w:r>
            <w:rPr>
              <w:noProof/>
              <w:webHidden/>
            </w:rPr>
          </w:r>
          <w:r>
            <w:rPr>
              <w:noProof/>
              <w:webHidden/>
            </w:rPr>
            <w:fldChar w:fldCharType="separate"/>
          </w:r>
          <w:ins w:id="92" w:author="Kristijan Vrabec (kvrabec)" w:date="2018-12-10T19:08:00Z">
            <w:r w:rsidR="009C74BF">
              <w:rPr>
                <w:noProof/>
                <w:webHidden/>
              </w:rPr>
              <w:t>15</w:t>
            </w:r>
          </w:ins>
          <w:ins w:id="93" w:author="Kristijan Vrabec (kvrabec)" w:date="2018-12-09T19:49:00Z">
            <w:r>
              <w:rPr>
                <w:noProof/>
                <w:webHidden/>
              </w:rPr>
              <w:fldChar w:fldCharType="end"/>
            </w:r>
            <w:r w:rsidRPr="0027767B">
              <w:rPr>
                <w:rStyle w:val="Hyperlink"/>
                <w:noProof/>
              </w:rPr>
              <w:fldChar w:fldCharType="end"/>
            </w:r>
          </w:ins>
        </w:p>
        <w:p w14:paraId="6F57732C" w14:textId="7BA259F1" w:rsidR="00997C0D" w:rsidRDefault="00997C0D">
          <w:pPr>
            <w:pStyle w:val="TOC1"/>
            <w:rPr>
              <w:ins w:id="94" w:author="Kristijan Vrabec (kvrabec)" w:date="2018-12-09T19:49:00Z"/>
              <w:rFonts w:asciiTheme="minorHAnsi" w:eastAsiaTheme="minorEastAsia" w:hAnsiTheme="minorHAnsi"/>
              <w:noProof/>
              <w:sz w:val="22"/>
              <w:lang w:eastAsia="hr-HR"/>
            </w:rPr>
          </w:pPr>
          <w:ins w:id="9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"_Toc532148299"</w:instrText>
            </w:r>
            <w:r w:rsidRPr="0027767B">
              <w:rPr>
                <w:rStyle w:val="Hyperlink"/>
                <w:noProof/>
              </w:rPr>
              <w:instrText xml:space="preserve"> </w:instrText>
            </w:r>
            <w:r w:rsidRPr="0027767B">
              <w:rPr>
                <w:rStyle w:val="Hyperlink"/>
                <w:noProof/>
              </w:rPr>
              <w:fldChar w:fldCharType="separate"/>
            </w:r>
            <w:r w:rsidRPr="0027767B">
              <w:rPr>
                <w:rStyle w:val="Hyperlink"/>
                <w:noProof/>
              </w:rPr>
              <w:t>3</w:t>
            </w:r>
            <w:r>
              <w:rPr>
                <w:rFonts w:asciiTheme="minorHAnsi" w:eastAsiaTheme="minorEastAsia" w:hAnsiTheme="minorHAnsi"/>
                <w:noProof/>
                <w:sz w:val="22"/>
                <w:lang w:eastAsia="hr-HR"/>
              </w:rPr>
              <w:tab/>
            </w:r>
            <w:r w:rsidRPr="0027767B">
              <w:rPr>
                <w:rStyle w:val="Hyperlink"/>
                <w:noProof/>
              </w:rPr>
              <w:t>Proces strojnog učenja</w:t>
            </w:r>
            <w:r>
              <w:rPr>
                <w:noProof/>
                <w:webHidden/>
              </w:rPr>
              <w:tab/>
            </w:r>
            <w:r>
              <w:rPr>
                <w:noProof/>
                <w:webHidden/>
              </w:rPr>
              <w:fldChar w:fldCharType="begin"/>
            </w:r>
            <w:r>
              <w:rPr>
                <w:noProof/>
                <w:webHidden/>
              </w:rPr>
              <w:instrText xml:space="preserve"> PAGEREF _Toc532148299 \h </w:instrText>
            </w:r>
          </w:ins>
          <w:r>
            <w:rPr>
              <w:noProof/>
              <w:webHidden/>
            </w:rPr>
          </w:r>
          <w:r>
            <w:rPr>
              <w:noProof/>
              <w:webHidden/>
            </w:rPr>
            <w:fldChar w:fldCharType="separate"/>
          </w:r>
          <w:ins w:id="96" w:author="Kristijan Vrabec (kvrabec)" w:date="2018-12-10T19:08:00Z">
            <w:r w:rsidR="009C74BF">
              <w:rPr>
                <w:noProof/>
                <w:webHidden/>
              </w:rPr>
              <w:t>16</w:t>
            </w:r>
          </w:ins>
          <w:ins w:id="97" w:author="Kristijan Vrabec (kvrabec)" w:date="2018-12-09T19:49:00Z">
            <w:r>
              <w:rPr>
                <w:noProof/>
                <w:webHidden/>
              </w:rPr>
              <w:fldChar w:fldCharType="end"/>
            </w:r>
            <w:r w:rsidRPr="0027767B">
              <w:rPr>
                <w:rStyle w:val="Hyperlink"/>
                <w:noProof/>
              </w:rPr>
              <w:fldChar w:fldCharType="end"/>
            </w:r>
          </w:ins>
        </w:p>
        <w:p w14:paraId="08EA4F9B" w14:textId="1C901B72" w:rsidR="00997C0D" w:rsidRDefault="00997C0D">
          <w:pPr>
            <w:pStyle w:val="TOC2"/>
            <w:rPr>
              <w:ins w:id="98" w:author="Kristijan Vrabec (kvrabec)" w:date="2018-12-09T19:49:00Z"/>
              <w:rFonts w:asciiTheme="minorHAnsi" w:eastAsiaTheme="minorEastAsia" w:hAnsiTheme="minorHAnsi"/>
              <w:noProof/>
              <w:sz w:val="22"/>
              <w:lang w:eastAsia="hr-HR"/>
            </w:rPr>
          </w:pPr>
          <w:ins w:id="9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"_Toc532148300"</w:instrText>
            </w:r>
            <w:r w:rsidRPr="0027767B">
              <w:rPr>
                <w:rStyle w:val="Hyperlink"/>
                <w:noProof/>
              </w:rPr>
              <w:instrText xml:space="preserve"> </w:instrText>
            </w:r>
            <w:r w:rsidRPr="0027767B">
              <w:rPr>
                <w:rStyle w:val="Hyperlink"/>
                <w:noProof/>
              </w:rPr>
              <w:fldChar w:fldCharType="separate"/>
            </w:r>
            <w:r w:rsidRPr="0027767B">
              <w:rPr>
                <w:rStyle w:val="Hyperlink"/>
                <w:noProof/>
              </w:rPr>
              <w:t>3.1</w:t>
            </w:r>
            <w:r>
              <w:rPr>
                <w:rFonts w:asciiTheme="minorHAnsi" w:eastAsiaTheme="minorEastAsia" w:hAnsiTheme="minorHAnsi"/>
                <w:noProof/>
                <w:sz w:val="22"/>
                <w:lang w:eastAsia="hr-HR"/>
              </w:rPr>
              <w:tab/>
            </w:r>
            <w:r w:rsidRPr="0027767B">
              <w:rPr>
                <w:rStyle w:val="Hyperlink"/>
                <w:noProof/>
              </w:rPr>
              <w:t>Strojno učenje</w:t>
            </w:r>
            <w:r>
              <w:rPr>
                <w:noProof/>
                <w:webHidden/>
              </w:rPr>
              <w:tab/>
            </w:r>
            <w:r>
              <w:rPr>
                <w:noProof/>
                <w:webHidden/>
              </w:rPr>
              <w:fldChar w:fldCharType="begin"/>
            </w:r>
            <w:r>
              <w:rPr>
                <w:noProof/>
                <w:webHidden/>
              </w:rPr>
              <w:instrText xml:space="preserve"> PAGEREF _Toc532148300 \h </w:instrText>
            </w:r>
          </w:ins>
          <w:r>
            <w:rPr>
              <w:noProof/>
              <w:webHidden/>
            </w:rPr>
          </w:r>
          <w:r>
            <w:rPr>
              <w:noProof/>
              <w:webHidden/>
            </w:rPr>
            <w:fldChar w:fldCharType="separate"/>
          </w:r>
          <w:ins w:id="100" w:author="Kristijan Vrabec (kvrabec)" w:date="2018-12-10T19:08:00Z">
            <w:r w:rsidR="009C74BF">
              <w:rPr>
                <w:noProof/>
                <w:webHidden/>
              </w:rPr>
              <w:t>16</w:t>
            </w:r>
          </w:ins>
          <w:ins w:id="101" w:author="Kristijan Vrabec (kvrabec)" w:date="2018-12-09T19:49:00Z">
            <w:r>
              <w:rPr>
                <w:noProof/>
                <w:webHidden/>
              </w:rPr>
              <w:fldChar w:fldCharType="end"/>
            </w:r>
            <w:r w:rsidRPr="0027767B">
              <w:rPr>
                <w:rStyle w:val="Hyperlink"/>
                <w:noProof/>
              </w:rPr>
              <w:fldChar w:fldCharType="end"/>
            </w:r>
          </w:ins>
        </w:p>
        <w:p w14:paraId="1FFCA116" w14:textId="5BB2BEB9" w:rsidR="00997C0D" w:rsidRDefault="00997C0D">
          <w:pPr>
            <w:pStyle w:val="TOC2"/>
            <w:rPr>
              <w:ins w:id="102" w:author="Kristijan Vrabec (kvrabec)" w:date="2018-12-09T19:49:00Z"/>
              <w:rFonts w:asciiTheme="minorHAnsi" w:eastAsiaTheme="minorEastAsia" w:hAnsiTheme="minorHAnsi"/>
              <w:noProof/>
              <w:sz w:val="22"/>
              <w:lang w:eastAsia="hr-HR"/>
            </w:rPr>
          </w:pPr>
          <w:ins w:id="10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"_Toc532148301"</w:instrText>
            </w:r>
            <w:r w:rsidRPr="0027767B">
              <w:rPr>
                <w:rStyle w:val="Hyperlink"/>
                <w:noProof/>
              </w:rPr>
              <w:instrText xml:space="preserve"> </w:instrText>
            </w:r>
            <w:r w:rsidRPr="0027767B">
              <w:rPr>
                <w:rStyle w:val="Hyperlink"/>
                <w:noProof/>
              </w:rPr>
              <w:fldChar w:fldCharType="separate"/>
            </w:r>
            <w:r w:rsidRPr="0027767B">
              <w:rPr>
                <w:rStyle w:val="Hyperlink"/>
                <w:noProof/>
              </w:rPr>
              <w:t>3.2</w:t>
            </w:r>
            <w:r>
              <w:rPr>
                <w:rFonts w:asciiTheme="minorHAnsi" w:eastAsiaTheme="minorEastAsia" w:hAnsiTheme="minorHAnsi"/>
                <w:noProof/>
                <w:sz w:val="22"/>
                <w:lang w:eastAsia="hr-HR"/>
              </w:rPr>
              <w:tab/>
            </w:r>
            <w:r w:rsidRPr="0027767B">
              <w:rPr>
                <w:rStyle w:val="Hyperlink"/>
                <w:noProof/>
              </w:rPr>
              <w:t>Vrste strojnog učenja</w:t>
            </w:r>
            <w:r>
              <w:rPr>
                <w:noProof/>
                <w:webHidden/>
              </w:rPr>
              <w:tab/>
            </w:r>
            <w:r>
              <w:rPr>
                <w:noProof/>
                <w:webHidden/>
              </w:rPr>
              <w:fldChar w:fldCharType="begin"/>
            </w:r>
            <w:r>
              <w:rPr>
                <w:noProof/>
                <w:webHidden/>
              </w:rPr>
              <w:instrText xml:space="preserve"> PAGEREF _Toc532148301 \h </w:instrText>
            </w:r>
          </w:ins>
          <w:r>
            <w:rPr>
              <w:noProof/>
              <w:webHidden/>
            </w:rPr>
          </w:r>
          <w:r>
            <w:rPr>
              <w:noProof/>
              <w:webHidden/>
            </w:rPr>
            <w:fldChar w:fldCharType="separate"/>
          </w:r>
          <w:ins w:id="104" w:author="Kristijan Vrabec (kvrabec)" w:date="2018-12-10T19:08:00Z">
            <w:r w:rsidR="009C74BF">
              <w:rPr>
                <w:noProof/>
                <w:webHidden/>
              </w:rPr>
              <w:t>17</w:t>
            </w:r>
          </w:ins>
          <w:ins w:id="105" w:author="Kristijan Vrabec (kvrabec)" w:date="2018-12-09T19:49:00Z">
            <w:r>
              <w:rPr>
                <w:noProof/>
                <w:webHidden/>
              </w:rPr>
              <w:fldChar w:fldCharType="end"/>
            </w:r>
            <w:r w:rsidRPr="0027767B">
              <w:rPr>
                <w:rStyle w:val="Hyperlink"/>
                <w:noProof/>
              </w:rPr>
              <w:fldChar w:fldCharType="end"/>
            </w:r>
          </w:ins>
        </w:p>
        <w:p w14:paraId="39BC902D" w14:textId="3B00DC11" w:rsidR="00997C0D" w:rsidRDefault="00997C0D">
          <w:pPr>
            <w:pStyle w:val="TOC2"/>
            <w:rPr>
              <w:ins w:id="106" w:author="Kristijan Vrabec (kvrabec)" w:date="2018-12-09T19:49:00Z"/>
              <w:rFonts w:asciiTheme="minorHAnsi" w:eastAsiaTheme="minorEastAsia" w:hAnsiTheme="minorHAnsi"/>
              <w:noProof/>
              <w:sz w:val="22"/>
              <w:lang w:eastAsia="hr-HR"/>
            </w:rPr>
          </w:pPr>
          <w:ins w:id="10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"_Toc532148302"</w:instrText>
            </w:r>
            <w:r w:rsidRPr="0027767B">
              <w:rPr>
                <w:rStyle w:val="Hyperlink"/>
                <w:noProof/>
              </w:rPr>
              <w:instrText xml:space="preserve"> </w:instrText>
            </w:r>
            <w:r w:rsidRPr="0027767B">
              <w:rPr>
                <w:rStyle w:val="Hyperlink"/>
                <w:noProof/>
              </w:rPr>
              <w:fldChar w:fldCharType="separate"/>
            </w:r>
            <w:r w:rsidRPr="0027767B">
              <w:rPr>
                <w:rStyle w:val="Hyperlink"/>
                <w:noProof/>
              </w:rPr>
              <w:t>3.3</w:t>
            </w:r>
            <w:r>
              <w:rPr>
                <w:rFonts w:asciiTheme="minorHAnsi" w:eastAsiaTheme="minorEastAsia" w:hAnsiTheme="minorHAnsi"/>
                <w:noProof/>
                <w:sz w:val="22"/>
                <w:lang w:eastAsia="hr-HR"/>
              </w:rPr>
              <w:tab/>
            </w:r>
            <w:r w:rsidRPr="0027767B">
              <w:rPr>
                <w:rStyle w:val="Hyperlink"/>
                <w:noProof/>
              </w:rPr>
              <w:t>Koraci strojnog učenja</w:t>
            </w:r>
            <w:r>
              <w:rPr>
                <w:noProof/>
                <w:webHidden/>
              </w:rPr>
              <w:tab/>
            </w:r>
            <w:r>
              <w:rPr>
                <w:noProof/>
                <w:webHidden/>
              </w:rPr>
              <w:fldChar w:fldCharType="begin"/>
            </w:r>
            <w:r>
              <w:rPr>
                <w:noProof/>
                <w:webHidden/>
              </w:rPr>
              <w:instrText xml:space="preserve"> PAGEREF _Toc532148302 \h </w:instrText>
            </w:r>
          </w:ins>
          <w:r>
            <w:rPr>
              <w:noProof/>
              <w:webHidden/>
            </w:rPr>
          </w:r>
          <w:r>
            <w:rPr>
              <w:noProof/>
              <w:webHidden/>
            </w:rPr>
            <w:fldChar w:fldCharType="separate"/>
          </w:r>
          <w:ins w:id="108" w:author="Kristijan Vrabec (kvrabec)" w:date="2018-12-10T19:08:00Z">
            <w:r w:rsidR="009C74BF">
              <w:rPr>
                <w:noProof/>
                <w:webHidden/>
              </w:rPr>
              <w:t>19</w:t>
            </w:r>
          </w:ins>
          <w:ins w:id="109" w:author="Kristijan Vrabec (kvrabec)" w:date="2018-12-09T19:49:00Z">
            <w:r>
              <w:rPr>
                <w:noProof/>
                <w:webHidden/>
              </w:rPr>
              <w:fldChar w:fldCharType="end"/>
            </w:r>
            <w:r w:rsidRPr="0027767B">
              <w:rPr>
                <w:rStyle w:val="Hyperlink"/>
                <w:noProof/>
              </w:rPr>
              <w:fldChar w:fldCharType="end"/>
            </w:r>
          </w:ins>
        </w:p>
        <w:p w14:paraId="11F3D742" w14:textId="54D09EE1" w:rsidR="00997C0D" w:rsidRDefault="00997C0D">
          <w:pPr>
            <w:pStyle w:val="TOC3"/>
            <w:rPr>
              <w:ins w:id="110" w:author="Kristijan Vrabec (kvrabec)" w:date="2018-12-09T19:49:00Z"/>
              <w:rFonts w:asciiTheme="minorHAnsi" w:eastAsiaTheme="minorEastAsia" w:hAnsiTheme="minorHAnsi"/>
              <w:noProof/>
              <w:sz w:val="22"/>
              <w:lang w:eastAsia="hr-HR"/>
            </w:rPr>
          </w:pPr>
          <w:ins w:id="11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"_Toc532148303"</w:instrText>
            </w:r>
            <w:r w:rsidRPr="0027767B">
              <w:rPr>
                <w:rStyle w:val="Hyperlink"/>
                <w:noProof/>
              </w:rPr>
              <w:instrText xml:space="preserve"> </w:instrText>
            </w:r>
            <w:r w:rsidRPr="0027767B">
              <w:rPr>
                <w:rStyle w:val="Hyperlink"/>
                <w:noProof/>
              </w:rPr>
              <w:fldChar w:fldCharType="separate"/>
            </w:r>
            <w:r w:rsidRPr="0027767B">
              <w:rPr>
                <w:rStyle w:val="Hyperlink"/>
                <w:noProof/>
              </w:rPr>
              <w:t>3.3.1</w:t>
            </w:r>
            <w:r>
              <w:rPr>
                <w:rFonts w:asciiTheme="minorHAnsi" w:eastAsiaTheme="minorEastAsia" w:hAnsiTheme="minorHAnsi"/>
                <w:noProof/>
                <w:sz w:val="22"/>
                <w:lang w:eastAsia="hr-HR"/>
              </w:rPr>
              <w:tab/>
            </w:r>
            <w:r w:rsidRPr="0027767B">
              <w:rPr>
                <w:rStyle w:val="Hyperlink"/>
                <w:noProof/>
              </w:rPr>
              <w:t>Priprema i prilagodba podataka za strojno učenje</w:t>
            </w:r>
            <w:r>
              <w:rPr>
                <w:noProof/>
                <w:webHidden/>
              </w:rPr>
              <w:tab/>
            </w:r>
            <w:r>
              <w:rPr>
                <w:noProof/>
                <w:webHidden/>
              </w:rPr>
              <w:fldChar w:fldCharType="begin"/>
            </w:r>
            <w:r>
              <w:rPr>
                <w:noProof/>
                <w:webHidden/>
              </w:rPr>
              <w:instrText xml:space="preserve"> PAGEREF _Toc532148303 \h </w:instrText>
            </w:r>
          </w:ins>
          <w:r>
            <w:rPr>
              <w:noProof/>
              <w:webHidden/>
            </w:rPr>
          </w:r>
          <w:r>
            <w:rPr>
              <w:noProof/>
              <w:webHidden/>
            </w:rPr>
            <w:fldChar w:fldCharType="separate"/>
          </w:r>
          <w:ins w:id="112" w:author="Kristijan Vrabec (kvrabec)" w:date="2018-12-10T19:08:00Z">
            <w:r w:rsidR="009C74BF">
              <w:rPr>
                <w:noProof/>
                <w:webHidden/>
              </w:rPr>
              <w:t>19</w:t>
            </w:r>
          </w:ins>
          <w:ins w:id="113" w:author="Kristijan Vrabec (kvrabec)" w:date="2018-12-09T19:49:00Z">
            <w:r>
              <w:rPr>
                <w:noProof/>
                <w:webHidden/>
              </w:rPr>
              <w:fldChar w:fldCharType="end"/>
            </w:r>
            <w:r w:rsidRPr="0027767B">
              <w:rPr>
                <w:rStyle w:val="Hyperlink"/>
                <w:noProof/>
              </w:rPr>
              <w:fldChar w:fldCharType="end"/>
            </w:r>
          </w:ins>
        </w:p>
        <w:p w14:paraId="5295A856" w14:textId="65F6D88D" w:rsidR="00997C0D" w:rsidRDefault="00997C0D">
          <w:pPr>
            <w:pStyle w:val="TOC3"/>
            <w:rPr>
              <w:ins w:id="114" w:author="Kristijan Vrabec (kvrabec)" w:date="2018-12-09T19:49:00Z"/>
              <w:rFonts w:asciiTheme="minorHAnsi" w:eastAsiaTheme="minorEastAsia" w:hAnsiTheme="minorHAnsi"/>
              <w:noProof/>
              <w:sz w:val="22"/>
              <w:lang w:eastAsia="hr-HR"/>
            </w:rPr>
          </w:pPr>
          <w:ins w:id="11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"_Toc532148304"</w:instrText>
            </w:r>
            <w:r w:rsidRPr="0027767B">
              <w:rPr>
                <w:rStyle w:val="Hyperlink"/>
                <w:noProof/>
              </w:rPr>
              <w:instrText xml:space="preserve"> </w:instrText>
            </w:r>
            <w:r w:rsidRPr="0027767B">
              <w:rPr>
                <w:rStyle w:val="Hyperlink"/>
                <w:noProof/>
              </w:rPr>
              <w:fldChar w:fldCharType="separate"/>
            </w:r>
            <w:r w:rsidRPr="0027767B">
              <w:rPr>
                <w:rStyle w:val="Hyperlink"/>
                <w:noProof/>
              </w:rPr>
              <w:t>3.3.2</w:t>
            </w:r>
            <w:r>
              <w:rPr>
                <w:rFonts w:asciiTheme="minorHAnsi" w:eastAsiaTheme="minorEastAsia" w:hAnsiTheme="minorHAnsi"/>
                <w:noProof/>
                <w:sz w:val="22"/>
                <w:lang w:eastAsia="hr-HR"/>
              </w:rPr>
              <w:tab/>
            </w:r>
            <w:r w:rsidRPr="0027767B">
              <w:rPr>
                <w:rStyle w:val="Hyperlink"/>
                <w:noProof/>
              </w:rPr>
              <w:t>Kreiranje modela</w:t>
            </w:r>
            <w:r>
              <w:rPr>
                <w:noProof/>
                <w:webHidden/>
              </w:rPr>
              <w:tab/>
            </w:r>
            <w:r>
              <w:rPr>
                <w:noProof/>
                <w:webHidden/>
              </w:rPr>
              <w:fldChar w:fldCharType="begin"/>
            </w:r>
            <w:r>
              <w:rPr>
                <w:noProof/>
                <w:webHidden/>
              </w:rPr>
              <w:instrText xml:space="preserve"> PAGEREF _Toc532148304 \h </w:instrText>
            </w:r>
          </w:ins>
          <w:r>
            <w:rPr>
              <w:noProof/>
              <w:webHidden/>
            </w:rPr>
          </w:r>
          <w:r>
            <w:rPr>
              <w:noProof/>
              <w:webHidden/>
            </w:rPr>
            <w:fldChar w:fldCharType="separate"/>
          </w:r>
          <w:ins w:id="116" w:author="Kristijan Vrabec (kvrabec)" w:date="2018-12-10T19:08:00Z">
            <w:r w:rsidR="009C74BF">
              <w:rPr>
                <w:noProof/>
                <w:webHidden/>
              </w:rPr>
              <w:t>20</w:t>
            </w:r>
          </w:ins>
          <w:ins w:id="117" w:author="Kristijan Vrabec (kvrabec)" w:date="2018-12-09T19:49:00Z">
            <w:r>
              <w:rPr>
                <w:noProof/>
                <w:webHidden/>
              </w:rPr>
              <w:fldChar w:fldCharType="end"/>
            </w:r>
            <w:r w:rsidRPr="0027767B">
              <w:rPr>
                <w:rStyle w:val="Hyperlink"/>
                <w:noProof/>
              </w:rPr>
              <w:fldChar w:fldCharType="end"/>
            </w:r>
          </w:ins>
        </w:p>
        <w:p w14:paraId="5267CF45" w14:textId="7ACAC69D" w:rsidR="00997C0D" w:rsidRDefault="00997C0D">
          <w:pPr>
            <w:pStyle w:val="TOC3"/>
            <w:rPr>
              <w:ins w:id="118" w:author="Kristijan Vrabec (kvrabec)" w:date="2018-12-09T19:49:00Z"/>
              <w:rFonts w:asciiTheme="minorHAnsi" w:eastAsiaTheme="minorEastAsia" w:hAnsiTheme="minorHAnsi"/>
              <w:noProof/>
              <w:sz w:val="22"/>
              <w:lang w:eastAsia="hr-HR"/>
            </w:rPr>
          </w:pPr>
          <w:ins w:id="11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"_Toc532148305"</w:instrText>
            </w:r>
            <w:r w:rsidRPr="0027767B">
              <w:rPr>
                <w:rStyle w:val="Hyperlink"/>
                <w:noProof/>
              </w:rPr>
              <w:instrText xml:space="preserve"> </w:instrText>
            </w:r>
            <w:r w:rsidRPr="0027767B">
              <w:rPr>
                <w:rStyle w:val="Hyperlink"/>
                <w:noProof/>
              </w:rPr>
              <w:fldChar w:fldCharType="separate"/>
            </w:r>
            <w:r w:rsidRPr="0027767B">
              <w:rPr>
                <w:rStyle w:val="Hyperlink"/>
                <w:noProof/>
              </w:rPr>
              <w:t>3.3.3</w:t>
            </w:r>
            <w:r>
              <w:rPr>
                <w:rFonts w:asciiTheme="minorHAnsi" w:eastAsiaTheme="minorEastAsia" w:hAnsiTheme="minorHAnsi"/>
                <w:noProof/>
                <w:sz w:val="22"/>
                <w:lang w:eastAsia="hr-HR"/>
              </w:rPr>
              <w:tab/>
            </w:r>
            <w:r w:rsidRPr="0027767B">
              <w:rPr>
                <w:rStyle w:val="Hyperlink"/>
                <w:noProof/>
              </w:rPr>
              <w:t>Treniranje modela</w:t>
            </w:r>
            <w:r>
              <w:rPr>
                <w:noProof/>
                <w:webHidden/>
              </w:rPr>
              <w:tab/>
            </w:r>
            <w:r>
              <w:rPr>
                <w:noProof/>
                <w:webHidden/>
              </w:rPr>
              <w:fldChar w:fldCharType="begin"/>
            </w:r>
            <w:r>
              <w:rPr>
                <w:noProof/>
                <w:webHidden/>
              </w:rPr>
              <w:instrText xml:space="preserve"> PAGEREF _Toc532148305 \h </w:instrText>
            </w:r>
          </w:ins>
          <w:r>
            <w:rPr>
              <w:noProof/>
              <w:webHidden/>
            </w:rPr>
          </w:r>
          <w:r>
            <w:rPr>
              <w:noProof/>
              <w:webHidden/>
            </w:rPr>
            <w:fldChar w:fldCharType="separate"/>
          </w:r>
          <w:ins w:id="120" w:author="Kristijan Vrabec (kvrabec)" w:date="2018-12-10T19:08:00Z">
            <w:r w:rsidR="009C74BF">
              <w:rPr>
                <w:noProof/>
                <w:webHidden/>
              </w:rPr>
              <w:t>23</w:t>
            </w:r>
          </w:ins>
          <w:ins w:id="121" w:author="Kristijan Vrabec (kvrabec)" w:date="2018-12-09T19:49:00Z">
            <w:r>
              <w:rPr>
                <w:noProof/>
                <w:webHidden/>
              </w:rPr>
              <w:fldChar w:fldCharType="end"/>
            </w:r>
            <w:r w:rsidRPr="0027767B">
              <w:rPr>
                <w:rStyle w:val="Hyperlink"/>
                <w:noProof/>
              </w:rPr>
              <w:fldChar w:fldCharType="end"/>
            </w:r>
          </w:ins>
        </w:p>
        <w:p w14:paraId="738776B6" w14:textId="38615295" w:rsidR="00997C0D" w:rsidRDefault="00997C0D">
          <w:pPr>
            <w:pStyle w:val="TOC3"/>
            <w:rPr>
              <w:ins w:id="122" w:author="Kristijan Vrabec (kvrabec)" w:date="2018-12-09T19:49:00Z"/>
              <w:rFonts w:asciiTheme="minorHAnsi" w:eastAsiaTheme="minorEastAsia" w:hAnsiTheme="minorHAnsi"/>
              <w:noProof/>
              <w:sz w:val="22"/>
              <w:lang w:eastAsia="hr-HR"/>
            </w:rPr>
          </w:pPr>
          <w:ins w:id="123" w:author="Kristijan Vrabec (kvrabec)" w:date="2018-12-09T19:49:00Z">
            <w:r w:rsidRPr="0027767B">
              <w:rPr>
                <w:rStyle w:val="Hyperlink"/>
                <w:noProof/>
              </w:rPr>
              <w:lastRenderedPageBreak/>
              <w:fldChar w:fldCharType="begin"/>
            </w:r>
            <w:r w:rsidRPr="0027767B">
              <w:rPr>
                <w:rStyle w:val="Hyperlink"/>
                <w:noProof/>
              </w:rPr>
              <w:instrText xml:space="preserve"> </w:instrText>
            </w:r>
            <w:r>
              <w:rPr>
                <w:noProof/>
              </w:rPr>
              <w:instrText>HYPERLINK \l "_Toc532148306"</w:instrText>
            </w:r>
            <w:r w:rsidRPr="0027767B">
              <w:rPr>
                <w:rStyle w:val="Hyperlink"/>
                <w:noProof/>
              </w:rPr>
              <w:instrText xml:space="preserve"> </w:instrText>
            </w:r>
            <w:r w:rsidRPr="0027767B">
              <w:rPr>
                <w:rStyle w:val="Hyperlink"/>
                <w:noProof/>
              </w:rPr>
              <w:fldChar w:fldCharType="separate"/>
            </w:r>
            <w:r w:rsidRPr="0027767B">
              <w:rPr>
                <w:rStyle w:val="Hyperlink"/>
                <w:noProof/>
              </w:rPr>
              <w:t>3.3.4</w:t>
            </w:r>
            <w:r>
              <w:rPr>
                <w:rFonts w:asciiTheme="minorHAnsi" w:eastAsiaTheme="minorEastAsia" w:hAnsiTheme="minorHAnsi"/>
                <w:noProof/>
                <w:sz w:val="22"/>
                <w:lang w:eastAsia="hr-HR"/>
              </w:rPr>
              <w:tab/>
            </w:r>
            <w:r w:rsidRPr="0027767B">
              <w:rPr>
                <w:rStyle w:val="Hyperlink"/>
                <w:noProof/>
              </w:rPr>
              <w:t>Evaluacija modela</w:t>
            </w:r>
            <w:r>
              <w:rPr>
                <w:noProof/>
                <w:webHidden/>
              </w:rPr>
              <w:tab/>
            </w:r>
            <w:r>
              <w:rPr>
                <w:noProof/>
                <w:webHidden/>
              </w:rPr>
              <w:fldChar w:fldCharType="begin"/>
            </w:r>
            <w:r>
              <w:rPr>
                <w:noProof/>
                <w:webHidden/>
              </w:rPr>
              <w:instrText xml:space="preserve"> PAGEREF _Toc532148306 \h </w:instrText>
            </w:r>
          </w:ins>
          <w:r>
            <w:rPr>
              <w:noProof/>
              <w:webHidden/>
            </w:rPr>
          </w:r>
          <w:r>
            <w:rPr>
              <w:noProof/>
              <w:webHidden/>
            </w:rPr>
            <w:fldChar w:fldCharType="separate"/>
          </w:r>
          <w:ins w:id="124" w:author="Kristijan Vrabec (kvrabec)" w:date="2018-12-10T19:08:00Z">
            <w:r w:rsidR="009C74BF">
              <w:rPr>
                <w:noProof/>
                <w:webHidden/>
              </w:rPr>
              <w:t>24</w:t>
            </w:r>
          </w:ins>
          <w:ins w:id="125" w:author="Kristijan Vrabec (kvrabec)" w:date="2018-12-09T19:49:00Z">
            <w:r>
              <w:rPr>
                <w:noProof/>
                <w:webHidden/>
              </w:rPr>
              <w:fldChar w:fldCharType="end"/>
            </w:r>
            <w:r w:rsidRPr="0027767B">
              <w:rPr>
                <w:rStyle w:val="Hyperlink"/>
                <w:noProof/>
              </w:rPr>
              <w:fldChar w:fldCharType="end"/>
            </w:r>
          </w:ins>
        </w:p>
        <w:p w14:paraId="2EE20C7E" w14:textId="7C838C49" w:rsidR="00997C0D" w:rsidRDefault="00997C0D">
          <w:pPr>
            <w:pStyle w:val="TOC3"/>
            <w:rPr>
              <w:ins w:id="126" w:author="Kristijan Vrabec (kvrabec)" w:date="2018-12-09T19:49:00Z"/>
              <w:rFonts w:asciiTheme="minorHAnsi" w:eastAsiaTheme="minorEastAsia" w:hAnsiTheme="minorHAnsi"/>
              <w:noProof/>
              <w:sz w:val="22"/>
              <w:lang w:eastAsia="hr-HR"/>
            </w:rPr>
          </w:pPr>
          <w:ins w:id="12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"_Toc532148307"</w:instrText>
            </w:r>
            <w:r w:rsidRPr="0027767B">
              <w:rPr>
                <w:rStyle w:val="Hyperlink"/>
                <w:noProof/>
              </w:rPr>
              <w:instrText xml:space="preserve"> </w:instrText>
            </w:r>
            <w:r w:rsidRPr="0027767B">
              <w:rPr>
                <w:rStyle w:val="Hyperlink"/>
                <w:noProof/>
              </w:rPr>
              <w:fldChar w:fldCharType="separate"/>
            </w:r>
            <w:r w:rsidRPr="0027767B">
              <w:rPr>
                <w:rStyle w:val="Hyperlink"/>
                <w:noProof/>
              </w:rPr>
              <w:t>3.3.5</w:t>
            </w:r>
            <w:r>
              <w:rPr>
                <w:rFonts w:asciiTheme="minorHAnsi" w:eastAsiaTheme="minorEastAsia" w:hAnsiTheme="minorHAnsi"/>
                <w:noProof/>
                <w:sz w:val="22"/>
                <w:lang w:eastAsia="hr-HR"/>
              </w:rPr>
              <w:tab/>
            </w:r>
            <w:r w:rsidRPr="0027767B">
              <w:rPr>
                <w:rStyle w:val="Hyperlink"/>
                <w:noProof/>
              </w:rPr>
              <w:t>Mijenjanje parametara ovisno o rezultatima</w:t>
            </w:r>
            <w:r>
              <w:rPr>
                <w:noProof/>
                <w:webHidden/>
              </w:rPr>
              <w:tab/>
            </w:r>
            <w:r>
              <w:rPr>
                <w:noProof/>
                <w:webHidden/>
              </w:rPr>
              <w:fldChar w:fldCharType="begin"/>
            </w:r>
            <w:r>
              <w:rPr>
                <w:noProof/>
                <w:webHidden/>
              </w:rPr>
              <w:instrText xml:space="preserve"> PAGEREF _Toc532148307 \h </w:instrText>
            </w:r>
          </w:ins>
          <w:r>
            <w:rPr>
              <w:noProof/>
              <w:webHidden/>
            </w:rPr>
          </w:r>
          <w:r>
            <w:rPr>
              <w:noProof/>
              <w:webHidden/>
            </w:rPr>
            <w:fldChar w:fldCharType="separate"/>
          </w:r>
          <w:ins w:id="128" w:author="Kristijan Vrabec (kvrabec)" w:date="2018-12-10T19:08:00Z">
            <w:r w:rsidR="009C74BF">
              <w:rPr>
                <w:noProof/>
                <w:webHidden/>
              </w:rPr>
              <w:t>24</w:t>
            </w:r>
          </w:ins>
          <w:ins w:id="129" w:author="Kristijan Vrabec (kvrabec)" w:date="2018-12-09T19:49:00Z">
            <w:r>
              <w:rPr>
                <w:noProof/>
                <w:webHidden/>
              </w:rPr>
              <w:fldChar w:fldCharType="end"/>
            </w:r>
            <w:r w:rsidRPr="0027767B">
              <w:rPr>
                <w:rStyle w:val="Hyperlink"/>
                <w:noProof/>
              </w:rPr>
              <w:fldChar w:fldCharType="end"/>
            </w:r>
          </w:ins>
        </w:p>
        <w:p w14:paraId="310618AA" w14:textId="57C63404" w:rsidR="00997C0D" w:rsidRDefault="00997C0D">
          <w:pPr>
            <w:pStyle w:val="TOC1"/>
            <w:rPr>
              <w:ins w:id="130" w:author="Kristijan Vrabec (kvrabec)" w:date="2018-12-09T19:49:00Z"/>
              <w:rFonts w:asciiTheme="minorHAnsi" w:eastAsiaTheme="minorEastAsia" w:hAnsiTheme="minorHAnsi"/>
              <w:noProof/>
              <w:sz w:val="22"/>
              <w:lang w:eastAsia="hr-HR"/>
            </w:rPr>
          </w:pPr>
          <w:ins w:id="13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"_Toc532148308"</w:instrText>
            </w:r>
            <w:r w:rsidRPr="0027767B">
              <w:rPr>
                <w:rStyle w:val="Hyperlink"/>
                <w:noProof/>
              </w:rPr>
              <w:instrText xml:space="preserve"> </w:instrText>
            </w:r>
            <w:r w:rsidRPr="0027767B">
              <w:rPr>
                <w:rStyle w:val="Hyperlink"/>
                <w:noProof/>
              </w:rPr>
              <w:fldChar w:fldCharType="separate"/>
            </w:r>
            <w:r w:rsidRPr="0027767B">
              <w:rPr>
                <w:rStyle w:val="Hyperlink"/>
                <w:noProof/>
              </w:rPr>
              <w:t>4</w:t>
            </w:r>
            <w:r>
              <w:rPr>
                <w:rFonts w:asciiTheme="minorHAnsi" w:eastAsiaTheme="minorEastAsia" w:hAnsiTheme="minorHAnsi"/>
                <w:noProof/>
                <w:sz w:val="22"/>
                <w:lang w:eastAsia="hr-HR"/>
              </w:rPr>
              <w:tab/>
            </w:r>
            <w:r w:rsidRPr="0027767B">
              <w:rPr>
                <w:rStyle w:val="Hyperlink"/>
                <w:noProof/>
              </w:rPr>
              <w:t>Tehnologije strojnog učenja</w:t>
            </w:r>
            <w:r>
              <w:rPr>
                <w:noProof/>
                <w:webHidden/>
              </w:rPr>
              <w:tab/>
            </w:r>
            <w:r>
              <w:rPr>
                <w:noProof/>
                <w:webHidden/>
              </w:rPr>
              <w:fldChar w:fldCharType="begin"/>
            </w:r>
            <w:r>
              <w:rPr>
                <w:noProof/>
                <w:webHidden/>
              </w:rPr>
              <w:instrText xml:space="preserve"> PAGEREF _Toc532148308 \h </w:instrText>
            </w:r>
          </w:ins>
          <w:r>
            <w:rPr>
              <w:noProof/>
              <w:webHidden/>
            </w:rPr>
          </w:r>
          <w:r>
            <w:rPr>
              <w:noProof/>
              <w:webHidden/>
            </w:rPr>
            <w:fldChar w:fldCharType="separate"/>
          </w:r>
          <w:ins w:id="132" w:author="Kristijan Vrabec (kvrabec)" w:date="2018-12-10T19:08:00Z">
            <w:r w:rsidR="009C74BF">
              <w:rPr>
                <w:noProof/>
                <w:webHidden/>
              </w:rPr>
              <w:t>26</w:t>
            </w:r>
          </w:ins>
          <w:ins w:id="133" w:author="Kristijan Vrabec (kvrabec)" w:date="2018-12-09T19:49:00Z">
            <w:r>
              <w:rPr>
                <w:noProof/>
                <w:webHidden/>
              </w:rPr>
              <w:fldChar w:fldCharType="end"/>
            </w:r>
            <w:r w:rsidRPr="0027767B">
              <w:rPr>
                <w:rStyle w:val="Hyperlink"/>
                <w:noProof/>
              </w:rPr>
              <w:fldChar w:fldCharType="end"/>
            </w:r>
          </w:ins>
        </w:p>
        <w:p w14:paraId="51ECF1E5" w14:textId="7C48A4CC" w:rsidR="00997C0D" w:rsidRDefault="00997C0D">
          <w:pPr>
            <w:pStyle w:val="TOC2"/>
            <w:rPr>
              <w:ins w:id="134" w:author="Kristijan Vrabec (kvrabec)" w:date="2018-12-09T19:49:00Z"/>
              <w:rFonts w:asciiTheme="minorHAnsi" w:eastAsiaTheme="minorEastAsia" w:hAnsiTheme="minorHAnsi"/>
              <w:noProof/>
              <w:sz w:val="22"/>
              <w:lang w:eastAsia="hr-HR"/>
            </w:rPr>
          </w:pPr>
          <w:ins w:id="13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"_Toc532148309"</w:instrText>
            </w:r>
            <w:r w:rsidRPr="0027767B">
              <w:rPr>
                <w:rStyle w:val="Hyperlink"/>
                <w:noProof/>
              </w:rPr>
              <w:instrText xml:space="preserve"> </w:instrText>
            </w:r>
            <w:r w:rsidRPr="0027767B">
              <w:rPr>
                <w:rStyle w:val="Hyperlink"/>
                <w:noProof/>
              </w:rPr>
              <w:fldChar w:fldCharType="separate"/>
            </w:r>
            <w:r w:rsidRPr="0027767B">
              <w:rPr>
                <w:rStyle w:val="Hyperlink"/>
                <w:noProof/>
              </w:rPr>
              <w:t>4.1</w:t>
            </w:r>
            <w:r>
              <w:rPr>
                <w:rFonts w:asciiTheme="minorHAnsi" w:eastAsiaTheme="minorEastAsia" w:hAnsiTheme="minorHAnsi"/>
                <w:noProof/>
                <w:sz w:val="22"/>
                <w:lang w:eastAsia="hr-HR"/>
              </w:rPr>
              <w:tab/>
            </w:r>
            <w:r w:rsidRPr="0027767B">
              <w:rPr>
                <w:rStyle w:val="Hyperlink"/>
                <w:noProof/>
              </w:rPr>
              <w:t>Lokalne tehnologije strojnog učenja</w:t>
            </w:r>
            <w:r>
              <w:rPr>
                <w:noProof/>
                <w:webHidden/>
              </w:rPr>
              <w:tab/>
            </w:r>
            <w:r>
              <w:rPr>
                <w:noProof/>
                <w:webHidden/>
              </w:rPr>
              <w:fldChar w:fldCharType="begin"/>
            </w:r>
            <w:r>
              <w:rPr>
                <w:noProof/>
                <w:webHidden/>
              </w:rPr>
              <w:instrText xml:space="preserve"> PAGEREF _Toc532148309 \h </w:instrText>
            </w:r>
          </w:ins>
          <w:r>
            <w:rPr>
              <w:noProof/>
              <w:webHidden/>
            </w:rPr>
          </w:r>
          <w:r>
            <w:rPr>
              <w:noProof/>
              <w:webHidden/>
            </w:rPr>
            <w:fldChar w:fldCharType="separate"/>
          </w:r>
          <w:ins w:id="136" w:author="Kristijan Vrabec (kvrabec)" w:date="2018-12-10T19:08:00Z">
            <w:r w:rsidR="009C74BF">
              <w:rPr>
                <w:noProof/>
                <w:webHidden/>
              </w:rPr>
              <w:t>26</w:t>
            </w:r>
          </w:ins>
          <w:ins w:id="137" w:author="Kristijan Vrabec (kvrabec)" w:date="2018-12-09T19:49:00Z">
            <w:r>
              <w:rPr>
                <w:noProof/>
                <w:webHidden/>
              </w:rPr>
              <w:fldChar w:fldCharType="end"/>
            </w:r>
            <w:r w:rsidRPr="0027767B">
              <w:rPr>
                <w:rStyle w:val="Hyperlink"/>
                <w:noProof/>
              </w:rPr>
              <w:fldChar w:fldCharType="end"/>
            </w:r>
          </w:ins>
        </w:p>
        <w:p w14:paraId="0A08CA9E" w14:textId="049E7243" w:rsidR="00997C0D" w:rsidRDefault="00997C0D">
          <w:pPr>
            <w:pStyle w:val="TOC3"/>
            <w:rPr>
              <w:ins w:id="138" w:author="Kristijan Vrabec (kvrabec)" w:date="2018-12-09T19:49:00Z"/>
              <w:rFonts w:asciiTheme="minorHAnsi" w:eastAsiaTheme="minorEastAsia" w:hAnsiTheme="minorHAnsi"/>
              <w:noProof/>
              <w:sz w:val="22"/>
              <w:lang w:eastAsia="hr-HR"/>
            </w:rPr>
          </w:pPr>
          <w:ins w:id="13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"_Toc532148315"</w:instrText>
            </w:r>
            <w:r w:rsidRPr="0027767B">
              <w:rPr>
                <w:rStyle w:val="Hyperlink"/>
                <w:noProof/>
              </w:rPr>
              <w:instrText xml:space="preserve"> </w:instrText>
            </w:r>
            <w:r w:rsidRPr="0027767B">
              <w:rPr>
                <w:rStyle w:val="Hyperlink"/>
                <w:noProof/>
              </w:rPr>
              <w:fldChar w:fldCharType="separate"/>
            </w:r>
            <w:r w:rsidRPr="0027767B">
              <w:rPr>
                <w:rStyle w:val="Hyperlink"/>
                <w:noProof/>
              </w:rPr>
              <w:t>4.1.1</w:t>
            </w:r>
            <w:r>
              <w:rPr>
                <w:rFonts w:asciiTheme="minorHAnsi" w:eastAsiaTheme="minorEastAsia" w:hAnsiTheme="minorHAnsi"/>
                <w:noProof/>
                <w:sz w:val="22"/>
                <w:lang w:eastAsia="hr-HR"/>
              </w:rPr>
              <w:tab/>
            </w:r>
            <w:r w:rsidRPr="0027767B">
              <w:rPr>
                <w:rStyle w:val="Hyperlink"/>
                <w:noProof/>
              </w:rPr>
              <w:t>TensorFlow</w:t>
            </w:r>
            <w:r>
              <w:rPr>
                <w:noProof/>
                <w:webHidden/>
              </w:rPr>
              <w:tab/>
            </w:r>
            <w:r>
              <w:rPr>
                <w:noProof/>
                <w:webHidden/>
              </w:rPr>
              <w:fldChar w:fldCharType="begin"/>
            </w:r>
            <w:r>
              <w:rPr>
                <w:noProof/>
                <w:webHidden/>
              </w:rPr>
              <w:instrText xml:space="preserve"> PAGEREF _Toc532148315 \h </w:instrText>
            </w:r>
          </w:ins>
          <w:r>
            <w:rPr>
              <w:noProof/>
              <w:webHidden/>
            </w:rPr>
          </w:r>
          <w:r>
            <w:rPr>
              <w:noProof/>
              <w:webHidden/>
            </w:rPr>
            <w:fldChar w:fldCharType="separate"/>
          </w:r>
          <w:ins w:id="140" w:author="Kristijan Vrabec (kvrabec)" w:date="2018-12-10T19:08:00Z">
            <w:r w:rsidR="009C74BF">
              <w:rPr>
                <w:noProof/>
                <w:webHidden/>
              </w:rPr>
              <w:t>26</w:t>
            </w:r>
          </w:ins>
          <w:ins w:id="141" w:author="Kristijan Vrabec (kvrabec)" w:date="2018-12-09T19:49:00Z">
            <w:r>
              <w:rPr>
                <w:noProof/>
                <w:webHidden/>
              </w:rPr>
              <w:fldChar w:fldCharType="end"/>
            </w:r>
            <w:r w:rsidRPr="0027767B">
              <w:rPr>
                <w:rStyle w:val="Hyperlink"/>
                <w:noProof/>
              </w:rPr>
              <w:fldChar w:fldCharType="end"/>
            </w:r>
          </w:ins>
        </w:p>
        <w:p w14:paraId="0E51BC82" w14:textId="7CB4DB95" w:rsidR="00997C0D" w:rsidRDefault="00997C0D">
          <w:pPr>
            <w:pStyle w:val="TOC3"/>
            <w:rPr>
              <w:ins w:id="142" w:author="Kristijan Vrabec (kvrabec)" w:date="2018-12-09T19:49:00Z"/>
              <w:rFonts w:asciiTheme="minorHAnsi" w:eastAsiaTheme="minorEastAsia" w:hAnsiTheme="minorHAnsi"/>
              <w:noProof/>
              <w:sz w:val="22"/>
              <w:lang w:eastAsia="hr-HR"/>
            </w:rPr>
          </w:pPr>
          <w:ins w:id="14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"_Toc532148318"</w:instrText>
            </w:r>
            <w:r w:rsidRPr="0027767B">
              <w:rPr>
                <w:rStyle w:val="Hyperlink"/>
                <w:noProof/>
              </w:rPr>
              <w:instrText xml:space="preserve"> </w:instrText>
            </w:r>
            <w:r w:rsidRPr="0027767B">
              <w:rPr>
                <w:rStyle w:val="Hyperlink"/>
                <w:noProof/>
              </w:rPr>
              <w:fldChar w:fldCharType="separate"/>
            </w:r>
            <w:r w:rsidRPr="0027767B">
              <w:rPr>
                <w:rStyle w:val="Hyperlink"/>
                <w:noProof/>
              </w:rPr>
              <w:t>4.1.2</w:t>
            </w:r>
            <w:r>
              <w:rPr>
                <w:rFonts w:asciiTheme="minorHAnsi" w:eastAsiaTheme="minorEastAsia" w:hAnsiTheme="minorHAnsi"/>
                <w:noProof/>
                <w:sz w:val="22"/>
                <w:lang w:eastAsia="hr-HR"/>
              </w:rPr>
              <w:tab/>
            </w:r>
            <w:r w:rsidRPr="0027767B">
              <w:rPr>
                <w:rStyle w:val="Hyperlink"/>
                <w:noProof/>
              </w:rPr>
              <w:t>Keras</w:t>
            </w:r>
            <w:r>
              <w:rPr>
                <w:noProof/>
                <w:webHidden/>
              </w:rPr>
              <w:tab/>
            </w:r>
            <w:r>
              <w:rPr>
                <w:noProof/>
                <w:webHidden/>
              </w:rPr>
              <w:fldChar w:fldCharType="begin"/>
            </w:r>
            <w:r>
              <w:rPr>
                <w:noProof/>
                <w:webHidden/>
              </w:rPr>
              <w:instrText xml:space="preserve"> PAGEREF _Toc532148318 \h </w:instrText>
            </w:r>
          </w:ins>
          <w:r>
            <w:rPr>
              <w:noProof/>
              <w:webHidden/>
            </w:rPr>
          </w:r>
          <w:r>
            <w:rPr>
              <w:noProof/>
              <w:webHidden/>
            </w:rPr>
            <w:fldChar w:fldCharType="separate"/>
          </w:r>
          <w:ins w:id="144" w:author="Kristijan Vrabec (kvrabec)" w:date="2018-12-10T19:08:00Z">
            <w:r w:rsidR="009C74BF">
              <w:rPr>
                <w:noProof/>
                <w:webHidden/>
              </w:rPr>
              <w:t>28</w:t>
            </w:r>
          </w:ins>
          <w:ins w:id="145" w:author="Kristijan Vrabec (kvrabec)" w:date="2018-12-09T19:49:00Z">
            <w:r>
              <w:rPr>
                <w:noProof/>
                <w:webHidden/>
              </w:rPr>
              <w:fldChar w:fldCharType="end"/>
            </w:r>
            <w:r w:rsidRPr="0027767B">
              <w:rPr>
                <w:rStyle w:val="Hyperlink"/>
                <w:noProof/>
              </w:rPr>
              <w:fldChar w:fldCharType="end"/>
            </w:r>
          </w:ins>
        </w:p>
        <w:p w14:paraId="70B98809" w14:textId="0B38587E" w:rsidR="00997C0D" w:rsidRDefault="00997C0D">
          <w:pPr>
            <w:pStyle w:val="TOC3"/>
            <w:rPr>
              <w:ins w:id="146" w:author="Kristijan Vrabec (kvrabec)" w:date="2018-12-09T19:49:00Z"/>
              <w:rFonts w:asciiTheme="minorHAnsi" w:eastAsiaTheme="minorEastAsia" w:hAnsiTheme="minorHAnsi"/>
              <w:noProof/>
              <w:sz w:val="22"/>
              <w:lang w:eastAsia="hr-HR"/>
            </w:rPr>
          </w:pPr>
          <w:ins w:id="14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"_Toc532148319"</w:instrText>
            </w:r>
            <w:r w:rsidRPr="0027767B">
              <w:rPr>
                <w:rStyle w:val="Hyperlink"/>
                <w:noProof/>
              </w:rPr>
              <w:instrText xml:space="preserve"> </w:instrText>
            </w:r>
            <w:r w:rsidRPr="0027767B">
              <w:rPr>
                <w:rStyle w:val="Hyperlink"/>
                <w:noProof/>
              </w:rPr>
              <w:fldChar w:fldCharType="separate"/>
            </w:r>
            <w:r w:rsidRPr="0027767B">
              <w:rPr>
                <w:rStyle w:val="Hyperlink"/>
                <w:noProof/>
              </w:rPr>
              <w:t>4.1.3</w:t>
            </w:r>
            <w:r>
              <w:rPr>
                <w:rFonts w:asciiTheme="minorHAnsi" w:eastAsiaTheme="minorEastAsia" w:hAnsiTheme="minorHAnsi"/>
                <w:noProof/>
                <w:sz w:val="22"/>
                <w:lang w:eastAsia="hr-HR"/>
              </w:rPr>
              <w:tab/>
            </w:r>
            <w:r w:rsidRPr="0027767B">
              <w:rPr>
                <w:rStyle w:val="Hyperlink"/>
                <w:noProof/>
              </w:rPr>
              <w:t>Caffe</w:t>
            </w:r>
            <w:r>
              <w:rPr>
                <w:noProof/>
                <w:webHidden/>
              </w:rPr>
              <w:tab/>
            </w:r>
            <w:r>
              <w:rPr>
                <w:noProof/>
                <w:webHidden/>
              </w:rPr>
              <w:fldChar w:fldCharType="begin"/>
            </w:r>
            <w:r>
              <w:rPr>
                <w:noProof/>
                <w:webHidden/>
              </w:rPr>
              <w:instrText xml:space="preserve"> PAGEREF _Toc532148319 \h </w:instrText>
            </w:r>
          </w:ins>
          <w:r>
            <w:rPr>
              <w:noProof/>
              <w:webHidden/>
            </w:rPr>
          </w:r>
          <w:r>
            <w:rPr>
              <w:noProof/>
              <w:webHidden/>
            </w:rPr>
            <w:fldChar w:fldCharType="separate"/>
          </w:r>
          <w:ins w:id="148" w:author="Kristijan Vrabec (kvrabec)" w:date="2018-12-10T19:08:00Z">
            <w:r w:rsidR="009C74BF">
              <w:rPr>
                <w:noProof/>
                <w:webHidden/>
              </w:rPr>
              <w:t>29</w:t>
            </w:r>
          </w:ins>
          <w:ins w:id="149" w:author="Kristijan Vrabec (kvrabec)" w:date="2018-12-09T19:49:00Z">
            <w:r>
              <w:rPr>
                <w:noProof/>
                <w:webHidden/>
              </w:rPr>
              <w:fldChar w:fldCharType="end"/>
            </w:r>
            <w:r w:rsidRPr="0027767B">
              <w:rPr>
                <w:rStyle w:val="Hyperlink"/>
                <w:noProof/>
              </w:rPr>
              <w:fldChar w:fldCharType="end"/>
            </w:r>
          </w:ins>
        </w:p>
        <w:p w14:paraId="18A4C60C" w14:textId="36AEB8BE" w:rsidR="00997C0D" w:rsidRDefault="00997C0D">
          <w:pPr>
            <w:pStyle w:val="TOC3"/>
            <w:rPr>
              <w:ins w:id="150" w:author="Kristijan Vrabec (kvrabec)" w:date="2018-12-09T19:49:00Z"/>
              <w:rFonts w:asciiTheme="minorHAnsi" w:eastAsiaTheme="minorEastAsia" w:hAnsiTheme="minorHAnsi"/>
              <w:noProof/>
              <w:sz w:val="22"/>
              <w:lang w:eastAsia="hr-HR"/>
            </w:rPr>
          </w:pPr>
          <w:ins w:id="15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"_Toc532148320"</w:instrText>
            </w:r>
            <w:r w:rsidRPr="0027767B">
              <w:rPr>
                <w:rStyle w:val="Hyperlink"/>
                <w:noProof/>
              </w:rPr>
              <w:instrText xml:space="preserve"> </w:instrText>
            </w:r>
            <w:r w:rsidRPr="0027767B">
              <w:rPr>
                <w:rStyle w:val="Hyperlink"/>
                <w:noProof/>
              </w:rPr>
              <w:fldChar w:fldCharType="separate"/>
            </w:r>
            <w:r w:rsidRPr="0027767B">
              <w:rPr>
                <w:rStyle w:val="Hyperlink"/>
                <w:noProof/>
              </w:rPr>
              <w:t>4.1.4</w:t>
            </w:r>
            <w:r>
              <w:rPr>
                <w:rFonts w:asciiTheme="minorHAnsi" w:eastAsiaTheme="minorEastAsia" w:hAnsiTheme="minorHAnsi"/>
                <w:noProof/>
                <w:sz w:val="22"/>
                <w:lang w:eastAsia="hr-HR"/>
              </w:rPr>
              <w:tab/>
            </w:r>
            <w:r w:rsidRPr="0027767B">
              <w:rPr>
                <w:rStyle w:val="Hyperlink"/>
                <w:noProof/>
                <w:shd w:val="clear" w:color="auto" w:fill="FFFFFF"/>
              </w:rPr>
              <w:t>Usporedba biblioteka i programskih okvira</w:t>
            </w:r>
            <w:r>
              <w:rPr>
                <w:noProof/>
                <w:webHidden/>
              </w:rPr>
              <w:tab/>
            </w:r>
            <w:r>
              <w:rPr>
                <w:noProof/>
                <w:webHidden/>
              </w:rPr>
              <w:fldChar w:fldCharType="begin"/>
            </w:r>
            <w:r>
              <w:rPr>
                <w:noProof/>
                <w:webHidden/>
              </w:rPr>
              <w:instrText xml:space="preserve"> PAGEREF _Toc532148320 \h </w:instrText>
            </w:r>
          </w:ins>
          <w:r>
            <w:rPr>
              <w:noProof/>
              <w:webHidden/>
            </w:rPr>
          </w:r>
          <w:r>
            <w:rPr>
              <w:noProof/>
              <w:webHidden/>
            </w:rPr>
            <w:fldChar w:fldCharType="separate"/>
          </w:r>
          <w:ins w:id="152" w:author="Kristijan Vrabec (kvrabec)" w:date="2018-12-10T19:08:00Z">
            <w:r w:rsidR="009C74BF">
              <w:rPr>
                <w:noProof/>
                <w:webHidden/>
              </w:rPr>
              <w:t>29</w:t>
            </w:r>
          </w:ins>
          <w:ins w:id="153" w:author="Kristijan Vrabec (kvrabec)" w:date="2018-12-09T19:49:00Z">
            <w:r>
              <w:rPr>
                <w:noProof/>
                <w:webHidden/>
              </w:rPr>
              <w:fldChar w:fldCharType="end"/>
            </w:r>
            <w:r w:rsidRPr="0027767B">
              <w:rPr>
                <w:rStyle w:val="Hyperlink"/>
                <w:noProof/>
              </w:rPr>
              <w:fldChar w:fldCharType="end"/>
            </w:r>
          </w:ins>
        </w:p>
        <w:p w14:paraId="044E68BE" w14:textId="4CB73C3F" w:rsidR="00997C0D" w:rsidRDefault="00997C0D">
          <w:pPr>
            <w:pStyle w:val="TOC2"/>
            <w:rPr>
              <w:ins w:id="154" w:author="Kristijan Vrabec (kvrabec)" w:date="2018-12-09T19:49:00Z"/>
              <w:rFonts w:asciiTheme="minorHAnsi" w:eastAsiaTheme="minorEastAsia" w:hAnsiTheme="minorHAnsi"/>
              <w:noProof/>
              <w:sz w:val="22"/>
              <w:lang w:eastAsia="hr-HR"/>
            </w:rPr>
          </w:pPr>
          <w:ins w:id="15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"_Toc532148321"</w:instrText>
            </w:r>
            <w:r w:rsidRPr="0027767B">
              <w:rPr>
                <w:rStyle w:val="Hyperlink"/>
                <w:noProof/>
              </w:rPr>
              <w:instrText xml:space="preserve"> </w:instrText>
            </w:r>
            <w:r w:rsidRPr="0027767B">
              <w:rPr>
                <w:rStyle w:val="Hyperlink"/>
                <w:noProof/>
              </w:rPr>
              <w:fldChar w:fldCharType="separate"/>
            </w:r>
            <w:r w:rsidRPr="0027767B">
              <w:rPr>
                <w:rStyle w:val="Hyperlink"/>
                <w:noProof/>
              </w:rPr>
              <w:t>4.2</w:t>
            </w:r>
            <w:r>
              <w:rPr>
                <w:rFonts w:asciiTheme="minorHAnsi" w:eastAsiaTheme="minorEastAsia" w:hAnsiTheme="minorHAnsi"/>
                <w:noProof/>
                <w:sz w:val="22"/>
                <w:lang w:eastAsia="hr-HR"/>
              </w:rPr>
              <w:tab/>
            </w:r>
            <w:r w:rsidRPr="0027767B">
              <w:rPr>
                <w:rStyle w:val="Hyperlink"/>
                <w:noProof/>
              </w:rPr>
              <w:t>Tehnologije strojnog učenja u oblaku</w:t>
            </w:r>
            <w:r>
              <w:rPr>
                <w:noProof/>
                <w:webHidden/>
              </w:rPr>
              <w:tab/>
            </w:r>
            <w:r>
              <w:rPr>
                <w:noProof/>
                <w:webHidden/>
              </w:rPr>
              <w:fldChar w:fldCharType="begin"/>
            </w:r>
            <w:r>
              <w:rPr>
                <w:noProof/>
                <w:webHidden/>
              </w:rPr>
              <w:instrText xml:space="preserve"> PAGEREF _Toc532148321 \h </w:instrText>
            </w:r>
          </w:ins>
          <w:r>
            <w:rPr>
              <w:noProof/>
              <w:webHidden/>
            </w:rPr>
          </w:r>
          <w:r>
            <w:rPr>
              <w:noProof/>
              <w:webHidden/>
            </w:rPr>
            <w:fldChar w:fldCharType="separate"/>
          </w:r>
          <w:ins w:id="156" w:author="Kristijan Vrabec (kvrabec)" w:date="2018-12-10T19:08:00Z">
            <w:r w:rsidR="009C74BF">
              <w:rPr>
                <w:noProof/>
                <w:webHidden/>
              </w:rPr>
              <w:t>30</w:t>
            </w:r>
          </w:ins>
          <w:ins w:id="157" w:author="Kristijan Vrabec (kvrabec)" w:date="2018-12-09T19:49:00Z">
            <w:r>
              <w:rPr>
                <w:noProof/>
                <w:webHidden/>
              </w:rPr>
              <w:fldChar w:fldCharType="end"/>
            </w:r>
            <w:r w:rsidRPr="0027767B">
              <w:rPr>
                <w:rStyle w:val="Hyperlink"/>
                <w:noProof/>
              </w:rPr>
              <w:fldChar w:fldCharType="end"/>
            </w:r>
          </w:ins>
        </w:p>
        <w:p w14:paraId="4F150535" w14:textId="0911479E" w:rsidR="00997C0D" w:rsidRDefault="00997C0D">
          <w:pPr>
            <w:pStyle w:val="TOC3"/>
            <w:rPr>
              <w:ins w:id="158" w:author="Kristijan Vrabec (kvrabec)" w:date="2018-12-09T19:49:00Z"/>
              <w:rFonts w:asciiTheme="minorHAnsi" w:eastAsiaTheme="minorEastAsia" w:hAnsiTheme="minorHAnsi"/>
              <w:noProof/>
              <w:sz w:val="22"/>
              <w:lang w:eastAsia="hr-HR"/>
            </w:rPr>
          </w:pPr>
          <w:ins w:id="15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"_Toc532148322"</w:instrText>
            </w:r>
            <w:r w:rsidRPr="0027767B">
              <w:rPr>
                <w:rStyle w:val="Hyperlink"/>
                <w:noProof/>
              </w:rPr>
              <w:instrText xml:space="preserve"> </w:instrText>
            </w:r>
            <w:r w:rsidRPr="0027767B">
              <w:rPr>
                <w:rStyle w:val="Hyperlink"/>
                <w:noProof/>
              </w:rPr>
              <w:fldChar w:fldCharType="separate"/>
            </w:r>
            <w:r w:rsidRPr="0027767B">
              <w:rPr>
                <w:rStyle w:val="Hyperlink"/>
                <w:noProof/>
              </w:rPr>
              <w:t>4.2.1</w:t>
            </w:r>
            <w:r>
              <w:rPr>
                <w:rFonts w:asciiTheme="minorHAnsi" w:eastAsiaTheme="minorEastAsia" w:hAnsiTheme="minorHAnsi"/>
                <w:noProof/>
                <w:sz w:val="22"/>
                <w:lang w:eastAsia="hr-HR"/>
              </w:rPr>
              <w:tab/>
            </w:r>
            <w:r w:rsidRPr="0027767B">
              <w:rPr>
                <w:rStyle w:val="Hyperlink"/>
                <w:noProof/>
              </w:rPr>
              <w:t>Amazon Web Services</w:t>
            </w:r>
            <w:r>
              <w:rPr>
                <w:noProof/>
                <w:webHidden/>
              </w:rPr>
              <w:tab/>
            </w:r>
            <w:r>
              <w:rPr>
                <w:noProof/>
                <w:webHidden/>
              </w:rPr>
              <w:fldChar w:fldCharType="begin"/>
            </w:r>
            <w:r>
              <w:rPr>
                <w:noProof/>
                <w:webHidden/>
              </w:rPr>
              <w:instrText xml:space="preserve"> PAGEREF _Toc532148322 \h </w:instrText>
            </w:r>
          </w:ins>
          <w:r>
            <w:rPr>
              <w:noProof/>
              <w:webHidden/>
            </w:rPr>
          </w:r>
          <w:r>
            <w:rPr>
              <w:noProof/>
              <w:webHidden/>
            </w:rPr>
            <w:fldChar w:fldCharType="separate"/>
          </w:r>
          <w:ins w:id="160" w:author="Kristijan Vrabec (kvrabec)" w:date="2018-12-10T19:08:00Z">
            <w:r w:rsidR="009C74BF">
              <w:rPr>
                <w:noProof/>
                <w:webHidden/>
              </w:rPr>
              <w:t>30</w:t>
            </w:r>
          </w:ins>
          <w:ins w:id="161" w:author="Kristijan Vrabec (kvrabec)" w:date="2018-12-09T19:49:00Z">
            <w:r>
              <w:rPr>
                <w:noProof/>
                <w:webHidden/>
              </w:rPr>
              <w:fldChar w:fldCharType="end"/>
            </w:r>
            <w:r w:rsidRPr="0027767B">
              <w:rPr>
                <w:rStyle w:val="Hyperlink"/>
                <w:noProof/>
              </w:rPr>
              <w:fldChar w:fldCharType="end"/>
            </w:r>
          </w:ins>
        </w:p>
        <w:p w14:paraId="7475A754" w14:textId="349E7932" w:rsidR="00997C0D" w:rsidRDefault="00997C0D">
          <w:pPr>
            <w:pStyle w:val="TOC3"/>
            <w:rPr>
              <w:ins w:id="162" w:author="Kristijan Vrabec (kvrabec)" w:date="2018-12-09T19:49:00Z"/>
              <w:rFonts w:asciiTheme="minorHAnsi" w:eastAsiaTheme="minorEastAsia" w:hAnsiTheme="minorHAnsi"/>
              <w:noProof/>
              <w:sz w:val="22"/>
              <w:lang w:eastAsia="hr-HR"/>
            </w:rPr>
          </w:pPr>
          <w:ins w:id="16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"_Toc532148324"</w:instrText>
            </w:r>
            <w:r w:rsidRPr="0027767B">
              <w:rPr>
                <w:rStyle w:val="Hyperlink"/>
                <w:noProof/>
              </w:rPr>
              <w:instrText xml:space="preserve"> </w:instrText>
            </w:r>
            <w:r w:rsidRPr="0027767B">
              <w:rPr>
                <w:rStyle w:val="Hyperlink"/>
                <w:noProof/>
              </w:rPr>
              <w:fldChar w:fldCharType="separate"/>
            </w:r>
            <w:r w:rsidRPr="0027767B">
              <w:rPr>
                <w:rStyle w:val="Hyperlink"/>
                <w:noProof/>
              </w:rPr>
              <w:t>4.2.2</w:t>
            </w:r>
            <w:r>
              <w:rPr>
                <w:rFonts w:asciiTheme="minorHAnsi" w:eastAsiaTheme="minorEastAsia" w:hAnsiTheme="minorHAnsi"/>
                <w:noProof/>
                <w:sz w:val="22"/>
                <w:lang w:eastAsia="hr-HR"/>
              </w:rPr>
              <w:tab/>
            </w:r>
            <w:r w:rsidRPr="0027767B">
              <w:rPr>
                <w:rStyle w:val="Hyperlink"/>
                <w:noProof/>
              </w:rPr>
              <w:t>Google Cloud</w:t>
            </w:r>
            <w:r>
              <w:rPr>
                <w:noProof/>
                <w:webHidden/>
              </w:rPr>
              <w:tab/>
            </w:r>
            <w:r>
              <w:rPr>
                <w:noProof/>
                <w:webHidden/>
              </w:rPr>
              <w:fldChar w:fldCharType="begin"/>
            </w:r>
            <w:r>
              <w:rPr>
                <w:noProof/>
                <w:webHidden/>
              </w:rPr>
              <w:instrText xml:space="preserve"> PAGEREF _Toc532148324 \h </w:instrText>
            </w:r>
          </w:ins>
          <w:r>
            <w:rPr>
              <w:noProof/>
              <w:webHidden/>
            </w:rPr>
          </w:r>
          <w:r>
            <w:rPr>
              <w:noProof/>
              <w:webHidden/>
            </w:rPr>
            <w:fldChar w:fldCharType="separate"/>
          </w:r>
          <w:ins w:id="164" w:author="Kristijan Vrabec (kvrabec)" w:date="2018-12-10T19:08:00Z">
            <w:r w:rsidR="009C74BF">
              <w:rPr>
                <w:noProof/>
                <w:webHidden/>
              </w:rPr>
              <w:t>31</w:t>
            </w:r>
          </w:ins>
          <w:ins w:id="165" w:author="Kristijan Vrabec (kvrabec)" w:date="2018-12-09T19:49:00Z">
            <w:r>
              <w:rPr>
                <w:noProof/>
                <w:webHidden/>
              </w:rPr>
              <w:fldChar w:fldCharType="end"/>
            </w:r>
            <w:r w:rsidRPr="0027767B">
              <w:rPr>
                <w:rStyle w:val="Hyperlink"/>
                <w:noProof/>
              </w:rPr>
              <w:fldChar w:fldCharType="end"/>
            </w:r>
          </w:ins>
        </w:p>
        <w:p w14:paraId="60A142FD" w14:textId="0E84E28E" w:rsidR="00997C0D" w:rsidRDefault="00997C0D">
          <w:pPr>
            <w:pStyle w:val="TOC3"/>
            <w:rPr>
              <w:ins w:id="166" w:author="Kristijan Vrabec (kvrabec)" w:date="2018-12-09T19:49:00Z"/>
              <w:rFonts w:asciiTheme="minorHAnsi" w:eastAsiaTheme="minorEastAsia" w:hAnsiTheme="minorHAnsi"/>
              <w:noProof/>
              <w:sz w:val="22"/>
              <w:lang w:eastAsia="hr-HR"/>
            </w:rPr>
          </w:pPr>
          <w:ins w:id="16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"_Toc532148325"</w:instrText>
            </w:r>
            <w:r w:rsidRPr="0027767B">
              <w:rPr>
                <w:rStyle w:val="Hyperlink"/>
                <w:noProof/>
              </w:rPr>
              <w:instrText xml:space="preserve"> </w:instrText>
            </w:r>
            <w:r w:rsidRPr="0027767B">
              <w:rPr>
                <w:rStyle w:val="Hyperlink"/>
                <w:noProof/>
              </w:rPr>
              <w:fldChar w:fldCharType="separate"/>
            </w:r>
            <w:r w:rsidRPr="0027767B">
              <w:rPr>
                <w:rStyle w:val="Hyperlink"/>
                <w:noProof/>
              </w:rPr>
              <w:t>4.2.3</w:t>
            </w:r>
            <w:r>
              <w:rPr>
                <w:rFonts w:asciiTheme="minorHAnsi" w:eastAsiaTheme="minorEastAsia" w:hAnsiTheme="minorHAnsi"/>
                <w:noProof/>
                <w:sz w:val="22"/>
                <w:lang w:eastAsia="hr-HR"/>
              </w:rPr>
              <w:tab/>
            </w:r>
            <w:r w:rsidRPr="0027767B">
              <w:rPr>
                <w:rStyle w:val="Hyperlink"/>
                <w:noProof/>
              </w:rPr>
              <w:t>Azure Machine Learning Studio</w:t>
            </w:r>
            <w:r>
              <w:rPr>
                <w:noProof/>
                <w:webHidden/>
              </w:rPr>
              <w:tab/>
            </w:r>
            <w:r>
              <w:rPr>
                <w:noProof/>
                <w:webHidden/>
              </w:rPr>
              <w:fldChar w:fldCharType="begin"/>
            </w:r>
            <w:r>
              <w:rPr>
                <w:noProof/>
                <w:webHidden/>
              </w:rPr>
              <w:instrText xml:space="preserve"> PAGEREF _Toc532148325 \h </w:instrText>
            </w:r>
          </w:ins>
          <w:r>
            <w:rPr>
              <w:noProof/>
              <w:webHidden/>
            </w:rPr>
          </w:r>
          <w:r>
            <w:rPr>
              <w:noProof/>
              <w:webHidden/>
            </w:rPr>
            <w:fldChar w:fldCharType="separate"/>
          </w:r>
          <w:ins w:id="168" w:author="Kristijan Vrabec (kvrabec)" w:date="2018-12-10T19:08:00Z">
            <w:r w:rsidR="009C74BF">
              <w:rPr>
                <w:noProof/>
                <w:webHidden/>
              </w:rPr>
              <w:t>31</w:t>
            </w:r>
          </w:ins>
          <w:ins w:id="169" w:author="Kristijan Vrabec (kvrabec)" w:date="2018-12-09T19:49:00Z">
            <w:r>
              <w:rPr>
                <w:noProof/>
                <w:webHidden/>
              </w:rPr>
              <w:fldChar w:fldCharType="end"/>
            </w:r>
            <w:r w:rsidRPr="0027767B">
              <w:rPr>
                <w:rStyle w:val="Hyperlink"/>
                <w:noProof/>
              </w:rPr>
              <w:fldChar w:fldCharType="end"/>
            </w:r>
          </w:ins>
        </w:p>
        <w:p w14:paraId="2593DF52" w14:textId="20999B55" w:rsidR="00997C0D" w:rsidRDefault="00997C0D">
          <w:pPr>
            <w:pStyle w:val="TOC3"/>
            <w:rPr>
              <w:ins w:id="170" w:author="Kristijan Vrabec (kvrabec)" w:date="2018-12-09T19:49:00Z"/>
              <w:rFonts w:asciiTheme="minorHAnsi" w:eastAsiaTheme="minorEastAsia" w:hAnsiTheme="minorHAnsi"/>
              <w:noProof/>
              <w:sz w:val="22"/>
              <w:lang w:eastAsia="hr-HR"/>
            </w:rPr>
          </w:pPr>
          <w:ins w:id="17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"_Toc532148326"</w:instrText>
            </w:r>
            <w:r w:rsidRPr="0027767B">
              <w:rPr>
                <w:rStyle w:val="Hyperlink"/>
                <w:noProof/>
              </w:rPr>
              <w:instrText xml:space="preserve"> </w:instrText>
            </w:r>
            <w:r w:rsidRPr="0027767B">
              <w:rPr>
                <w:rStyle w:val="Hyperlink"/>
                <w:noProof/>
              </w:rPr>
              <w:fldChar w:fldCharType="separate"/>
            </w:r>
            <w:r w:rsidRPr="0027767B">
              <w:rPr>
                <w:rStyle w:val="Hyperlink"/>
                <w:noProof/>
              </w:rPr>
              <w:t>4.2.4</w:t>
            </w:r>
            <w:r>
              <w:rPr>
                <w:rFonts w:asciiTheme="minorHAnsi" w:eastAsiaTheme="minorEastAsia" w:hAnsiTheme="minorHAnsi"/>
                <w:noProof/>
                <w:sz w:val="22"/>
                <w:lang w:eastAsia="hr-HR"/>
              </w:rPr>
              <w:tab/>
            </w:r>
            <w:r w:rsidRPr="0027767B">
              <w:rPr>
                <w:rStyle w:val="Hyperlink"/>
                <w:noProof/>
              </w:rPr>
              <w:t>Usporedba tehnologija za strojno učenje u oblaku</w:t>
            </w:r>
            <w:r>
              <w:rPr>
                <w:noProof/>
                <w:webHidden/>
              </w:rPr>
              <w:tab/>
            </w:r>
            <w:r>
              <w:rPr>
                <w:noProof/>
                <w:webHidden/>
              </w:rPr>
              <w:fldChar w:fldCharType="begin"/>
            </w:r>
            <w:r>
              <w:rPr>
                <w:noProof/>
                <w:webHidden/>
              </w:rPr>
              <w:instrText xml:space="preserve"> PAGEREF _Toc532148326 \h </w:instrText>
            </w:r>
          </w:ins>
          <w:r>
            <w:rPr>
              <w:noProof/>
              <w:webHidden/>
            </w:rPr>
          </w:r>
          <w:r>
            <w:rPr>
              <w:noProof/>
              <w:webHidden/>
            </w:rPr>
            <w:fldChar w:fldCharType="separate"/>
          </w:r>
          <w:ins w:id="172" w:author="Kristijan Vrabec (kvrabec)" w:date="2018-12-10T19:08:00Z">
            <w:r w:rsidR="009C74BF">
              <w:rPr>
                <w:noProof/>
                <w:webHidden/>
              </w:rPr>
              <w:t>31</w:t>
            </w:r>
          </w:ins>
          <w:ins w:id="173" w:author="Kristijan Vrabec (kvrabec)" w:date="2018-12-09T19:49:00Z">
            <w:r>
              <w:rPr>
                <w:noProof/>
                <w:webHidden/>
              </w:rPr>
              <w:fldChar w:fldCharType="end"/>
            </w:r>
            <w:r w:rsidRPr="0027767B">
              <w:rPr>
                <w:rStyle w:val="Hyperlink"/>
                <w:noProof/>
              </w:rPr>
              <w:fldChar w:fldCharType="end"/>
            </w:r>
          </w:ins>
        </w:p>
        <w:p w14:paraId="34EB067C" w14:textId="61074073" w:rsidR="00997C0D" w:rsidRDefault="00997C0D">
          <w:pPr>
            <w:pStyle w:val="TOC1"/>
            <w:rPr>
              <w:ins w:id="174" w:author="Kristijan Vrabec (kvrabec)" w:date="2018-12-09T19:49:00Z"/>
              <w:rFonts w:asciiTheme="minorHAnsi" w:eastAsiaTheme="minorEastAsia" w:hAnsiTheme="minorHAnsi"/>
              <w:noProof/>
              <w:sz w:val="22"/>
              <w:lang w:eastAsia="hr-HR"/>
            </w:rPr>
          </w:pPr>
          <w:ins w:id="17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"_Toc532148327"</w:instrText>
            </w:r>
            <w:r w:rsidRPr="0027767B">
              <w:rPr>
                <w:rStyle w:val="Hyperlink"/>
                <w:noProof/>
              </w:rPr>
              <w:instrText xml:space="preserve"> </w:instrText>
            </w:r>
            <w:r w:rsidRPr="0027767B">
              <w:rPr>
                <w:rStyle w:val="Hyperlink"/>
                <w:noProof/>
              </w:rPr>
              <w:fldChar w:fldCharType="separate"/>
            </w:r>
            <w:r w:rsidRPr="0027767B">
              <w:rPr>
                <w:rStyle w:val="Hyperlink"/>
                <w:noProof/>
              </w:rPr>
              <w:t>5</w:t>
            </w:r>
            <w:r>
              <w:rPr>
                <w:rFonts w:asciiTheme="minorHAnsi" w:eastAsiaTheme="minorEastAsia" w:hAnsiTheme="minorHAnsi"/>
                <w:noProof/>
                <w:sz w:val="22"/>
                <w:lang w:eastAsia="hr-HR"/>
              </w:rPr>
              <w:tab/>
            </w:r>
            <w:r w:rsidRPr="0027767B">
              <w:rPr>
                <w:rStyle w:val="Hyperlink"/>
                <w:noProof/>
              </w:rPr>
              <w:t>Prepoznavanje imenovanih entiteta</w:t>
            </w:r>
            <w:r>
              <w:rPr>
                <w:noProof/>
                <w:webHidden/>
              </w:rPr>
              <w:tab/>
            </w:r>
            <w:r>
              <w:rPr>
                <w:noProof/>
                <w:webHidden/>
              </w:rPr>
              <w:fldChar w:fldCharType="begin"/>
            </w:r>
            <w:r>
              <w:rPr>
                <w:noProof/>
                <w:webHidden/>
              </w:rPr>
              <w:instrText xml:space="preserve"> PAGEREF _Toc532148327 \h </w:instrText>
            </w:r>
          </w:ins>
          <w:r>
            <w:rPr>
              <w:noProof/>
              <w:webHidden/>
            </w:rPr>
          </w:r>
          <w:r>
            <w:rPr>
              <w:noProof/>
              <w:webHidden/>
            </w:rPr>
            <w:fldChar w:fldCharType="separate"/>
          </w:r>
          <w:ins w:id="176" w:author="Kristijan Vrabec (kvrabec)" w:date="2018-12-10T19:08:00Z">
            <w:r w:rsidR="009C74BF">
              <w:rPr>
                <w:noProof/>
                <w:webHidden/>
              </w:rPr>
              <w:t>32</w:t>
            </w:r>
          </w:ins>
          <w:ins w:id="177" w:author="Kristijan Vrabec (kvrabec)" w:date="2018-12-09T19:49:00Z">
            <w:r>
              <w:rPr>
                <w:noProof/>
                <w:webHidden/>
              </w:rPr>
              <w:fldChar w:fldCharType="end"/>
            </w:r>
            <w:r w:rsidRPr="0027767B">
              <w:rPr>
                <w:rStyle w:val="Hyperlink"/>
                <w:noProof/>
              </w:rPr>
              <w:fldChar w:fldCharType="end"/>
            </w:r>
          </w:ins>
        </w:p>
        <w:p w14:paraId="376497A4" w14:textId="38E174E0" w:rsidR="00997C0D" w:rsidRDefault="00997C0D">
          <w:pPr>
            <w:pStyle w:val="TOC1"/>
            <w:rPr>
              <w:ins w:id="178" w:author="Kristijan Vrabec (kvrabec)" w:date="2018-12-09T19:49:00Z"/>
              <w:rFonts w:asciiTheme="minorHAnsi" w:eastAsiaTheme="minorEastAsia" w:hAnsiTheme="minorHAnsi"/>
              <w:noProof/>
              <w:sz w:val="22"/>
              <w:lang w:eastAsia="hr-HR"/>
            </w:rPr>
          </w:pPr>
          <w:ins w:id="17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"_Toc532148328"</w:instrText>
            </w:r>
            <w:r w:rsidRPr="0027767B">
              <w:rPr>
                <w:rStyle w:val="Hyperlink"/>
                <w:noProof/>
              </w:rPr>
              <w:instrText xml:space="preserve"> </w:instrText>
            </w:r>
            <w:r w:rsidRPr="0027767B">
              <w:rPr>
                <w:rStyle w:val="Hyperlink"/>
                <w:noProof/>
              </w:rPr>
              <w:fldChar w:fldCharType="separate"/>
            </w:r>
            <w:r w:rsidRPr="0027767B">
              <w:rPr>
                <w:rStyle w:val="Hyperlink"/>
                <w:noProof/>
              </w:rPr>
              <w:t>6</w:t>
            </w:r>
            <w:r>
              <w:rPr>
                <w:rFonts w:asciiTheme="minorHAnsi" w:eastAsiaTheme="minorEastAsia" w:hAnsiTheme="minorHAnsi"/>
                <w:noProof/>
                <w:sz w:val="22"/>
                <w:lang w:eastAsia="hr-HR"/>
              </w:rPr>
              <w:tab/>
            </w:r>
            <w:r w:rsidRPr="0027767B">
              <w:rPr>
                <w:rStyle w:val="Hyperlink"/>
                <w:noProof/>
              </w:rPr>
              <w:t>Python</w:t>
            </w:r>
            <w:r>
              <w:rPr>
                <w:noProof/>
                <w:webHidden/>
              </w:rPr>
              <w:tab/>
            </w:r>
            <w:r>
              <w:rPr>
                <w:noProof/>
                <w:webHidden/>
              </w:rPr>
              <w:fldChar w:fldCharType="begin"/>
            </w:r>
            <w:r>
              <w:rPr>
                <w:noProof/>
                <w:webHidden/>
              </w:rPr>
              <w:instrText xml:space="preserve"> PAGEREF _Toc532148328 \h </w:instrText>
            </w:r>
          </w:ins>
          <w:r>
            <w:rPr>
              <w:noProof/>
              <w:webHidden/>
            </w:rPr>
          </w:r>
          <w:r>
            <w:rPr>
              <w:noProof/>
              <w:webHidden/>
            </w:rPr>
            <w:fldChar w:fldCharType="separate"/>
          </w:r>
          <w:ins w:id="180" w:author="Kristijan Vrabec (kvrabec)" w:date="2018-12-10T19:08:00Z">
            <w:r w:rsidR="009C74BF">
              <w:rPr>
                <w:noProof/>
                <w:webHidden/>
              </w:rPr>
              <w:t>33</w:t>
            </w:r>
          </w:ins>
          <w:ins w:id="181" w:author="Kristijan Vrabec (kvrabec)" w:date="2018-12-09T19:49:00Z">
            <w:r>
              <w:rPr>
                <w:noProof/>
                <w:webHidden/>
              </w:rPr>
              <w:fldChar w:fldCharType="end"/>
            </w:r>
            <w:r w:rsidRPr="0027767B">
              <w:rPr>
                <w:rStyle w:val="Hyperlink"/>
                <w:noProof/>
              </w:rPr>
              <w:fldChar w:fldCharType="end"/>
            </w:r>
          </w:ins>
        </w:p>
        <w:p w14:paraId="291A4B31" w14:textId="071CFB6A" w:rsidR="00997C0D" w:rsidRDefault="00997C0D">
          <w:pPr>
            <w:pStyle w:val="TOC2"/>
            <w:rPr>
              <w:ins w:id="182" w:author="Kristijan Vrabec (kvrabec)" w:date="2018-12-09T19:49:00Z"/>
              <w:rFonts w:asciiTheme="minorHAnsi" w:eastAsiaTheme="minorEastAsia" w:hAnsiTheme="minorHAnsi"/>
              <w:noProof/>
              <w:sz w:val="22"/>
              <w:lang w:eastAsia="hr-HR"/>
            </w:rPr>
          </w:pPr>
          <w:ins w:id="18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"_Toc532148329"</w:instrText>
            </w:r>
            <w:r w:rsidRPr="0027767B">
              <w:rPr>
                <w:rStyle w:val="Hyperlink"/>
                <w:noProof/>
              </w:rPr>
              <w:instrText xml:space="preserve"> </w:instrText>
            </w:r>
            <w:r w:rsidRPr="0027767B">
              <w:rPr>
                <w:rStyle w:val="Hyperlink"/>
                <w:noProof/>
              </w:rPr>
              <w:fldChar w:fldCharType="separate"/>
            </w:r>
            <w:r w:rsidRPr="0027767B">
              <w:rPr>
                <w:rStyle w:val="Hyperlink"/>
                <w:noProof/>
              </w:rPr>
              <w:t>6.1</w:t>
            </w:r>
            <w:r>
              <w:rPr>
                <w:rFonts w:asciiTheme="minorHAnsi" w:eastAsiaTheme="minorEastAsia" w:hAnsiTheme="minorHAnsi"/>
                <w:noProof/>
                <w:sz w:val="22"/>
                <w:lang w:eastAsia="hr-HR"/>
              </w:rPr>
              <w:tab/>
            </w:r>
            <w:r w:rsidRPr="0027767B">
              <w:rPr>
                <w:rStyle w:val="Hyperlink"/>
                <w:noProof/>
              </w:rPr>
              <w:t>Instalacija Python-a</w:t>
            </w:r>
            <w:r>
              <w:rPr>
                <w:noProof/>
                <w:webHidden/>
              </w:rPr>
              <w:tab/>
            </w:r>
            <w:r>
              <w:rPr>
                <w:noProof/>
                <w:webHidden/>
              </w:rPr>
              <w:fldChar w:fldCharType="begin"/>
            </w:r>
            <w:r>
              <w:rPr>
                <w:noProof/>
                <w:webHidden/>
              </w:rPr>
              <w:instrText xml:space="preserve"> PAGEREF _Toc532148329 \h </w:instrText>
            </w:r>
          </w:ins>
          <w:r>
            <w:rPr>
              <w:noProof/>
              <w:webHidden/>
            </w:rPr>
          </w:r>
          <w:r>
            <w:rPr>
              <w:noProof/>
              <w:webHidden/>
            </w:rPr>
            <w:fldChar w:fldCharType="separate"/>
          </w:r>
          <w:ins w:id="184" w:author="Kristijan Vrabec (kvrabec)" w:date="2018-12-10T19:08:00Z">
            <w:r w:rsidR="009C74BF">
              <w:rPr>
                <w:noProof/>
                <w:webHidden/>
              </w:rPr>
              <w:t>34</w:t>
            </w:r>
          </w:ins>
          <w:ins w:id="185" w:author="Kristijan Vrabec (kvrabec)" w:date="2018-12-09T19:49:00Z">
            <w:r>
              <w:rPr>
                <w:noProof/>
                <w:webHidden/>
              </w:rPr>
              <w:fldChar w:fldCharType="end"/>
            </w:r>
            <w:r w:rsidRPr="0027767B">
              <w:rPr>
                <w:rStyle w:val="Hyperlink"/>
                <w:noProof/>
              </w:rPr>
              <w:fldChar w:fldCharType="end"/>
            </w:r>
          </w:ins>
        </w:p>
        <w:p w14:paraId="70C35DC1" w14:textId="729A8B07" w:rsidR="00997C0D" w:rsidRDefault="00997C0D">
          <w:pPr>
            <w:pStyle w:val="TOC1"/>
            <w:rPr>
              <w:ins w:id="186" w:author="Kristijan Vrabec (kvrabec)" w:date="2018-12-09T19:49:00Z"/>
              <w:rFonts w:asciiTheme="minorHAnsi" w:eastAsiaTheme="minorEastAsia" w:hAnsiTheme="minorHAnsi"/>
              <w:noProof/>
              <w:sz w:val="22"/>
              <w:lang w:eastAsia="hr-HR"/>
            </w:rPr>
          </w:pPr>
          <w:ins w:id="187"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"_Toc532148330"</w:instrText>
            </w:r>
            <w:r w:rsidRPr="0027767B">
              <w:rPr>
                <w:rStyle w:val="Hyperlink"/>
                <w:noProof/>
              </w:rPr>
              <w:instrText xml:space="preserve"> </w:instrText>
            </w:r>
            <w:r w:rsidRPr="0027767B">
              <w:rPr>
                <w:rStyle w:val="Hyperlink"/>
                <w:noProof/>
              </w:rPr>
              <w:fldChar w:fldCharType="separate"/>
            </w:r>
            <w:r w:rsidRPr="0027767B">
              <w:rPr>
                <w:rStyle w:val="Hyperlink"/>
                <w:noProof/>
              </w:rPr>
              <w:t>7</w:t>
            </w:r>
            <w:r>
              <w:rPr>
                <w:rFonts w:asciiTheme="minorHAnsi" w:eastAsiaTheme="minorEastAsia" w:hAnsiTheme="minorHAnsi"/>
                <w:noProof/>
                <w:sz w:val="22"/>
                <w:lang w:eastAsia="hr-HR"/>
              </w:rPr>
              <w:tab/>
            </w:r>
            <w:r w:rsidRPr="0027767B">
              <w:rPr>
                <w:rStyle w:val="Hyperlink"/>
                <w:noProof/>
              </w:rPr>
              <w:t>Microsoft Visual Studio</w:t>
            </w:r>
            <w:r>
              <w:rPr>
                <w:noProof/>
                <w:webHidden/>
              </w:rPr>
              <w:tab/>
            </w:r>
            <w:r>
              <w:rPr>
                <w:noProof/>
                <w:webHidden/>
              </w:rPr>
              <w:fldChar w:fldCharType="begin"/>
            </w:r>
            <w:r>
              <w:rPr>
                <w:noProof/>
                <w:webHidden/>
              </w:rPr>
              <w:instrText xml:space="preserve"> PAGEREF _Toc532148330 \h </w:instrText>
            </w:r>
          </w:ins>
          <w:r>
            <w:rPr>
              <w:noProof/>
              <w:webHidden/>
            </w:rPr>
          </w:r>
          <w:r>
            <w:rPr>
              <w:noProof/>
              <w:webHidden/>
            </w:rPr>
            <w:fldChar w:fldCharType="separate"/>
          </w:r>
          <w:ins w:id="188" w:author="Kristijan Vrabec (kvrabec)" w:date="2018-12-10T19:08:00Z">
            <w:r w:rsidR="009C74BF">
              <w:rPr>
                <w:noProof/>
                <w:webHidden/>
              </w:rPr>
              <w:t>36</w:t>
            </w:r>
          </w:ins>
          <w:ins w:id="189" w:author="Kristijan Vrabec (kvrabec)" w:date="2018-12-09T19:49:00Z">
            <w:r>
              <w:rPr>
                <w:noProof/>
                <w:webHidden/>
              </w:rPr>
              <w:fldChar w:fldCharType="end"/>
            </w:r>
            <w:r w:rsidRPr="0027767B">
              <w:rPr>
                <w:rStyle w:val="Hyperlink"/>
                <w:noProof/>
              </w:rPr>
              <w:fldChar w:fldCharType="end"/>
            </w:r>
          </w:ins>
        </w:p>
        <w:p w14:paraId="11F0B5D8" w14:textId="4B1691C2" w:rsidR="00997C0D" w:rsidRDefault="00997C0D">
          <w:pPr>
            <w:pStyle w:val="TOC2"/>
            <w:rPr>
              <w:ins w:id="190" w:author="Kristijan Vrabec (kvrabec)" w:date="2018-12-09T19:49:00Z"/>
              <w:rFonts w:asciiTheme="minorHAnsi" w:eastAsiaTheme="minorEastAsia" w:hAnsiTheme="minorHAnsi"/>
              <w:noProof/>
              <w:sz w:val="22"/>
              <w:lang w:eastAsia="hr-HR"/>
            </w:rPr>
          </w:pPr>
          <w:ins w:id="191"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"_Toc532148331"</w:instrText>
            </w:r>
            <w:r w:rsidRPr="0027767B">
              <w:rPr>
                <w:rStyle w:val="Hyperlink"/>
                <w:noProof/>
              </w:rPr>
              <w:instrText xml:space="preserve"> </w:instrText>
            </w:r>
            <w:r w:rsidRPr="0027767B">
              <w:rPr>
                <w:rStyle w:val="Hyperlink"/>
                <w:noProof/>
              </w:rPr>
              <w:fldChar w:fldCharType="separate"/>
            </w:r>
            <w:r w:rsidRPr="0027767B">
              <w:rPr>
                <w:rStyle w:val="Hyperlink"/>
                <w:noProof/>
              </w:rPr>
              <w:t>7.1</w:t>
            </w:r>
            <w:r>
              <w:rPr>
                <w:rFonts w:asciiTheme="minorHAnsi" w:eastAsiaTheme="minorEastAsia" w:hAnsiTheme="minorHAnsi"/>
                <w:noProof/>
                <w:sz w:val="22"/>
                <w:lang w:eastAsia="hr-HR"/>
              </w:rPr>
              <w:tab/>
            </w:r>
            <w:r w:rsidRPr="0027767B">
              <w:rPr>
                <w:rStyle w:val="Hyperlink"/>
                <w:noProof/>
              </w:rPr>
              <w:t>Instalacija Microsoft Visual Studio-a</w:t>
            </w:r>
            <w:r>
              <w:rPr>
                <w:noProof/>
                <w:webHidden/>
              </w:rPr>
              <w:tab/>
            </w:r>
            <w:r>
              <w:rPr>
                <w:noProof/>
                <w:webHidden/>
              </w:rPr>
              <w:fldChar w:fldCharType="begin"/>
            </w:r>
            <w:r>
              <w:rPr>
                <w:noProof/>
                <w:webHidden/>
              </w:rPr>
              <w:instrText xml:space="preserve"> PAGEREF _Toc532148331 \h </w:instrText>
            </w:r>
          </w:ins>
          <w:r>
            <w:rPr>
              <w:noProof/>
              <w:webHidden/>
            </w:rPr>
          </w:r>
          <w:r>
            <w:rPr>
              <w:noProof/>
              <w:webHidden/>
            </w:rPr>
            <w:fldChar w:fldCharType="separate"/>
          </w:r>
          <w:ins w:id="192" w:author="Kristijan Vrabec (kvrabec)" w:date="2018-12-10T19:08:00Z">
            <w:r w:rsidR="009C74BF">
              <w:rPr>
                <w:noProof/>
                <w:webHidden/>
              </w:rPr>
              <w:t>36</w:t>
            </w:r>
          </w:ins>
          <w:ins w:id="193" w:author="Kristijan Vrabec (kvrabec)" w:date="2018-12-09T19:49:00Z">
            <w:r>
              <w:rPr>
                <w:noProof/>
                <w:webHidden/>
              </w:rPr>
              <w:fldChar w:fldCharType="end"/>
            </w:r>
            <w:r w:rsidRPr="0027767B">
              <w:rPr>
                <w:rStyle w:val="Hyperlink"/>
                <w:noProof/>
              </w:rPr>
              <w:fldChar w:fldCharType="end"/>
            </w:r>
          </w:ins>
        </w:p>
        <w:p w14:paraId="5A7CD557" w14:textId="7FB32380" w:rsidR="00997C0D" w:rsidRDefault="00997C0D">
          <w:pPr>
            <w:pStyle w:val="TOC1"/>
            <w:rPr>
              <w:ins w:id="194" w:author="Kristijan Vrabec (kvrabec)" w:date="2018-12-09T19:49:00Z"/>
              <w:rFonts w:asciiTheme="minorHAnsi" w:eastAsiaTheme="minorEastAsia" w:hAnsiTheme="minorHAnsi"/>
              <w:noProof/>
              <w:sz w:val="22"/>
              <w:lang w:eastAsia="hr-HR"/>
            </w:rPr>
          </w:pPr>
          <w:ins w:id="195"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"_Toc532148332"</w:instrText>
            </w:r>
            <w:r w:rsidRPr="0027767B">
              <w:rPr>
                <w:rStyle w:val="Hyperlink"/>
                <w:noProof/>
              </w:rPr>
              <w:instrText xml:space="preserve"> </w:instrText>
            </w:r>
            <w:r w:rsidRPr="0027767B">
              <w:rPr>
                <w:rStyle w:val="Hyperlink"/>
                <w:noProof/>
              </w:rPr>
              <w:fldChar w:fldCharType="separate"/>
            </w:r>
            <w:r w:rsidRPr="0027767B">
              <w:rPr>
                <w:rStyle w:val="Hyperlink"/>
                <w:noProof/>
              </w:rPr>
              <w:t>8</w:t>
            </w:r>
            <w:r>
              <w:rPr>
                <w:rFonts w:asciiTheme="minorHAnsi" w:eastAsiaTheme="minorEastAsia" w:hAnsiTheme="minorHAnsi"/>
                <w:noProof/>
                <w:sz w:val="22"/>
                <w:lang w:eastAsia="hr-HR"/>
              </w:rPr>
              <w:tab/>
            </w:r>
            <w:r w:rsidRPr="0027767B">
              <w:rPr>
                <w:rStyle w:val="Hyperlink"/>
                <w:noProof/>
              </w:rPr>
              <w:t>Praktični rad</w:t>
            </w:r>
            <w:r>
              <w:rPr>
                <w:noProof/>
                <w:webHidden/>
              </w:rPr>
              <w:tab/>
            </w:r>
            <w:r>
              <w:rPr>
                <w:noProof/>
                <w:webHidden/>
              </w:rPr>
              <w:fldChar w:fldCharType="begin"/>
            </w:r>
            <w:r>
              <w:rPr>
                <w:noProof/>
                <w:webHidden/>
              </w:rPr>
              <w:instrText xml:space="preserve"> PAGEREF _Toc532148332 \h </w:instrText>
            </w:r>
          </w:ins>
          <w:r>
            <w:rPr>
              <w:noProof/>
              <w:webHidden/>
            </w:rPr>
          </w:r>
          <w:r>
            <w:rPr>
              <w:noProof/>
              <w:webHidden/>
            </w:rPr>
            <w:fldChar w:fldCharType="separate"/>
          </w:r>
          <w:ins w:id="196" w:author="Kristijan Vrabec (kvrabec)" w:date="2018-12-10T19:08:00Z">
            <w:r w:rsidR="009C74BF">
              <w:rPr>
                <w:noProof/>
                <w:webHidden/>
              </w:rPr>
              <w:t>37</w:t>
            </w:r>
          </w:ins>
          <w:ins w:id="197" w:author="Kristijan Vrabec (kvrabec)" w:date="2018-12-09T19:49:00Z">
            <w:r>
              <w:rPr>
                <w:noProof/>
                <w:webHidden/>
              </w:rPr>
              <w:fldChar w:fldCharType="end"/>
            </w:r>
            <w:r w:rsidRPr="0027767B">
              <w:rPr>
                <w:rStyle w:val="Hyperlink"/>
                <w:noProof/>
              </w:rPr>
              <w:fldChar w:fldCharType="end"/>
            </w:r>
          </w:ins>
        </w:p>
        <w:p w14:paraId="02115B74" w14:textId="5B587C86" w:rsidR="00997C0D" w:rsidRDefault="00997C0D">
          <w:pPr>
            <w:pStyle w:val="TOC1"/>
            <w:rPr>
              <w:ins w:id="198" w:author="Kristijan Vrabec (kvrabec)" w:date="2018-12-09T19:49:00Z"/>
              <w:rFonts w:asciiTheme="minorHAnsi" w:eastAsiaTheme="minorEastAsia" w:hAnsiTheme="minorHAnsi"/>
              <w:noProof/>
              <w:sz w:val="22"/>
              <w:lang w:eastAsia="hr-HR"/>
            </w:rPr>
          </w:pPr>
          <w:ins w:id="199"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"_Toc532148333"</w:instrText>
            </w:r>
            <w:r w:rsidRPr="0027767B">
              <w:rPr>
                <w:rStyle w:val="Hyperlink"/>
                <w:noProof/>
              </w:rPr>
              <w:instrText xml:space="preserve"> </w:instrText>
            </w:r>
            <w:r w:rsidRPr="0027767B">
              <w:rPr>
                <w:rStyle w:val="Hyperlink"/>
                <w:noProof/>
              </w:rPr>
              <w:fldChar w:fldCharType="separate"/>
            </w:r>
            <w:r w:rsidRPr="0027767B">
              <w:rPr>
                <w:rStyle w:val="Hyperlink"/>
                <w:noProof/>
              </w:rPr>
              <w:t>9</w:t>
            </w:r>
            <w:r>
              <w:rPr>
                <w:rFonts w:asciiTheme="minorHAnsi" w:eastAsiaTheme="minorEastAsia" w:hAnsiTheme="minorHAnsi"/>
                <w:noProof/>
                <w:sz w:val="22"/>
                <w:lang w:eastAsia="hr-HR"/>
              </w:rPr>
              <w:tab/>
            </w:r>
            <w:r w:rsidRPr="0027767B">
              <w:rPr>
                <w:rStyle w:val="Hyperlink"/>
                <w:noProof/>
              </w:rPr>
              <w:t>Zaključak</w:t>
            </w:r>
            <w:r>
              <w:rPr>
                <w:noProof/>
                <w:webHidden/>
              </w:rPr>
              <w:tab/>
            </w:r>
            <w:r>
              <w:rPr>
                <w:noProof/>
                <w:webHidden/>
              </w:rPr>
              <w:fldChar w:fldCharType="begin"/>
            </w:r>
            <w:r>
              <w:rPr>
                <w:noProof/>
                <w:webHidden/>
              </w:rPr>
              <w:instrText xml:space="preserve"> PAGEREF _Toc532148333 \h </w:instrText>
            </w:r>
          </w:ins>
          <w:r>
            <w:rPr>
              <w:noProof/>
              <w:webHidden/>
            </w:rPr>
          </w:r>
          <w:r>
            <w:rPr>
              <w:noProof/>
              <w:webHidden/>
            </w:rPr>
            <w:fldChar w:fldCharType="separate"/>
          </w:r>
          <w:ins w:id="200" w:author="Kristijan Vrabec (kvrabec)" w:date="2018-12-10T19:08:00Z">
            <w:r w:rsidR="009C74BF">
              <w:rPr>
                <w:noProof/>
                <w:webHidden/>
              </w:rPr>
              <w:t>42</w:t>
            </w:r>
          </w:ins>
          <w:ins w:id="201" w:author="Kristijan Vrabec (kvrabec)" w:date="2018-12-09T19:49:00Z">
            <w:r>
              <w:rPr>
                <w:noProof/>
                <w:webHidden/>
              </w:rPr>
              <w:fldChar w:fldCharType="end"/>
            </w:r>
            <w:r w:rsidRPr="0027767B">
              <w:rPr>
                <w:rStyle w:val="Hyperlink"/>
                <w:noProof/>
              </w:rPr>
              <w:fldChar w:fldCharType="end"/>
            </w:r>
          </w:ins>
        </w:p>
        <w:p w14:paraId="6EEE1361" w14:textId="6928B538" w:rsidR="00997C0D" w:rsidRDefault="00997C0D">
          <w:pPr>
            <w:pStyle w:val="TOC1"/>
            <w:rPr>
              <w:ins w:id="202" w:author="Kristijan Vrabec (kvrabec)" w:date="2018-12-09T19:49:00Z"/>
              <w:rFonts w:asciiTheme="minorHAnsi" w:eastAsiaTheme="minorEastAsia" w:hAnsiTheme="minorHAnsi"/>
              <w:noProof/>
              <w:sz w:val="22"/>
              <w:lang w:eastAsia="hr-HR"/>
            </w:rPr>
          </w:pPr>
          <w:ins w:id="203" w:author="Kristijan Vrabec (kvrabec)" w:date="2018-12-09T19:49:00Z">
            <w:r w:rsidRPr="0027767B">
              <w:rPr>
                <w:rStyle w:val="Hyperlink"/>
                <w:noProof/>
              </w:rPr>
              <w:fldChar w:fldCharType="begin"/>
            </w:r>
            <w:r w:rsidRPr="0027767B">
              <w:rPr>
                <w:rStyle w:val="Hyperlink"/>
                <w:noProof/>
              </w:rPr>
              <w:instrText xml:space="preserve"> </w:instrText>
            </w:r>
            <w:r>
              <w:rPr>
                <w:noProof/>
              </w:rPr>
              <w:instrText>HYPERLINK \l "_Toc532148334"</w:instrText>
            </w:r>
            <w:r w:rsidRPr="0027767B">
              <w:rPr>
                <w:rStyle w:val="Hyperlink"/>
                <w:noProof/>
              </w:rPr>
              <w:instrText xml:space="preserve"> </w:instrText>
            </w:r>
            <w:r w:rsidRPr="0027767B">
              <w:rPr>
                <w:rStyle w:val="Hyperlink"/>
                <w:noProof/>
              </w:rPr>
              <w:fldChar w:fldCharType="separate"/>
            </w:r>
            <w:r w:rsidRPr="0027767B">
              <w:rPr>
                <w:rStyle w:val="Hyperlink"/>
                <w:noProof/>
              </w:rPr>
              <w:t>Literatura</w:t>
            </w:r>
            <w:r>
              <w:rPr>
                <w:noProof/>
                <w:webHidden/>
              </w:rPr>
              <w:tab/>
            </w:r>
            <w:r>
              <w:rPr>
                <w:noProof/>
                <w:webHidden/>
              </w:rPr>
              <w:fldChar w:fldCharType="begin"/>
            </w:r>
            <w:r>
              <w:rPr>
                <w:noProof/>
                <w:webHidden/>
              </w:rPr>
              <w:instrText xml:space="preserve"> PAGEREF _Toc532148334 \h </w:instrText>
            </w:r>
          </w:ins>
          <w:r>
            <w:rPr>
              <w:noProof/>
              <w:webHidden/>
            </w:rPr>
          </w:r>
          <w:r>
            <w:rPr>
              <w:noProof/>
              <w:webHidden/>
            </w:rPr>
            <w:fldChar w:fldCharType="separate"/>
          </w:r>
          <w:ins w:id="204" w:author="Kristijan Vrabec (kvrabec)" w:date="2018-12-10T19:08:00Z">
            <w:r w:rsidR="009C74BF">
              <w:rPr>
                <w:noProof/>
                <w:webHidden/>
              </w:rPr>
              <w:t>50</w:t>
            </w:r>
          </w:ins>
          <w:ins w:id="205" w:author="Kristijan Vrabec (kvrabec)" w:date="2018-12-09T19:49:00Z">
            <w:r>
              <w:rPr>
                <w:noProof/>
                <w:webHidden/>
              </w:rPr>
              <w:fldChar w:fldCharType="end"/>
            </w:r>
            <w:r w:rsidRPr="0027767B">
              <w:rPr>
                <w:rStyle w:val="Hyperlink"/>
                <w:noProof/>
              </w:rPr>
              <w:fldChar w:fldCharType="end"/>
            </w:r>
          </w:ins>
        </w:p>
        <w:p w14:paraId="7261BD37" w14:textId="72EF65D9" w:rsidR="00C47754" w:rsidRDefault="00997C0D">
          <w:pPr>
            <w:rPr>
              <w:ins w:id="206" w:author="Kristijan Vrabec (kvrabec)" w:date="2018-12-09T19:26:00Z"/>
            </w:rPr>
          </w:pPr>
          <w:ins w:id="207" w:author="Kristijan Vrabec (kvrabec)" w:date="2018-12-09T19:46:00Z">
            <w:r>
              <w:rPr>
                <w:b/>
                <w:bCs/>
                <w:noProof/>
              </w:rPr>
              <w:fldChar w:fldCharType="end"/>
            </w:r>
          </w:ins>
        </w:p>
        <w:customXmlInsRangeStart w:id="208" w:author="Kristijan Vrabec (kvrabec)" w:date="2018-12-09T19:26:00Z"/>
      </w:sdtContent>
    </w:sdt>
    <w:customXmlInsRangeEnd w:id="208"/>
    <w:p w14:paraId="512C6526" w14:textId="77777777" w:rsidR="00F52945" w:rsidRDefault="007853B4" w:rsidP="00AF3E68">
      <w:pPr>
        <w:ind w:firstLine="0"/>
        <w:rPr>
          <w:ins w:id="209" w:author="Kristijan Vrabec (kvrabec)" w:date="2018-12-09T13:22:00Z"/>
          <w:b/>
          <w:sz w:val="28"/>
        </w:rPr>
      </w:pPr>
      <w:r>
        <w:br w:type="page"/>
      </w:r>
      <w:r w:rsidR="00E92FB5" w:rsidRPr="00AF3E68">
        <w:rPr>
          <w:b/>
          <w:sz w:val="28"/>
        </w:rPr>
        <w:lastRenderedPageBreak/>
        <w:t>Kratice i oznake</w:t>
      </w:r>
    </w:p>
    <w:p w14:paraId="07A3C1A9" w14:textId="3FE6C806" w:rsidR="00F532CE" w:rsidRPr="00F532CE" w:rsidRDefault="00F532CE">
      <w:pPr>
        <w:spacing w:after="0"/>
        <w:ind w:firstLine="0"/>
        <w:rPr>
          <w:ins w:id="210" w:author="Kristijan Vrabec (kvrabec)" w:date="2018-12-09T13:28:00Z"/>
        </w:rPr>
        <w:pPrChange w:id="211" w:author="Kristijan Vrabec (kvrabec)" w:date="2018-12-09T21:05:00Z">
          <w:pPr>
            <w:ind w:firstLine="0"/>
          </w:pPr>
        </w:pPrChange>
      </w:pPr>
      <w:ins w:id="212" w:author="Kristijan Vrabec (kvrabec)" w:date="2018-12-09T13:28:00Z">
        <w:r w:rsidRPr="00F532CE">
          <w:t>NLTK</w:t>
        </w:r>
        <w:r>
          <w:t xml:space="preserve"> – </w:t>
        </w:r>
      </w:ins>
      <w:ins w:id="213" w:author="Kristijan Vrabec (kvrabec)" w:date="2018-12-09T13:44:00Z">
        <w:r w:rsidR="005D1D47">
          <w:t>A</w:t>
        </w:r>
      </w:ins>
      <w:ins w:id="214" w:author="Kristijan Vrabec (kvrabec)" w:date="2018-12-09T13:35:00Z">
        <w:r w:rsidR="0055584C">
          <w:t>lat za obradu prirod</w:t>
        </w:r>
      </w:ins>
      <w:ins w:id="215" w:author="Kristijan Vrabec (kvrabec)" w:date="2018-12-09T13:36:00Z">
        <w:r w:rsidR="0055584C">
          <w:t xml:space="preserve">nog jezika (eng. </w:t>
        </w:r>
      </w:ins>
      <w:ins w:id="216" w:author="Kristijan Vrabec (kvrabec)" w:date="2018-12-09T13:28:00Z">
        <w:r>
          <w:t xml:space="preserve">Natural </w:t>
        </w:r>
        <w:proofErr w:type="spellStart"/>
        <w:r>
          <w:t>Lan</w:t>
        </w:r>
      </w:ins>
      <w:ins w:id="217" w:author="Kristijan Vrabec (kvrabec)" w:date="2018-12-09T13:29:00Z">
        <w:r>
          <w:t>guage</w:t>
        </w:r>
        <w:proofErr w:type="spellEnd"/>
        <w:r>
          <w:t xml:space="preserve"> </w:t>
        </w:r>
        <w:proofErr w:type="spellStart"/>
        <w:r>
          <w:t>toolkit</w:t>
        </w:r>
      </w:ins>
      <w:proofErr w:type="spellEnd"/>
      <w:ins w:id="218" w:author="Kristijan Vrabec (kvrabec)" w:date="2018-12-09T13:36:00Z">
        <w:r w:rsidR="0055584C">
          <w:t>)</w:t>
        </w:r>
      </w:ins>
    </w:p>
    <w:p w14:paraId="3049272B" w14:textId="011FD7C1" w:rsidR="00F532CE" w:rsidRPr="00F532CE" w:rsidRDefault="00F532CE">
      <w:pPr>
        <w:spacing w:after="0"/>
        <w:ind w:firstLine="0"/>
        <w:rPr>
          <w:ins w:id="219" w:author="Kristijan Vrabec (kvrabec)" w:date="2018-12-09T13:28:00Z"/>
        </w:rPr>
        <w:pPrChange w:id="220" w:author="Kristijan Vrabec (kvrabec)" w:date="2018-12-09T21:05:00Z">
          <w:pPr>
            <w:ind w:firstLine="0"/>
          </w:pPr>
        </w:pPrChange>
      </w:pPr>
      <w:ins w:id="221" w:author="Kristijan Vrabec (kvrabec)" w:date="2018-12-09T13:28:00Z">
        <w:r w:rsidRPr="00F532CE">
          <w:t>UCI</w:t>
        </w:r>
      </w:ins>
      <w:ins w:id="222" w:author="Kristijan Vrabec (kvrabec)" w:date="2018-12-09T13:29:00Z">
        <w:r>
          <w:t xml:space="preserve"> </w:t>
        </w:r>
      </w:ins>
      <w:ins w:id="223" w:author="Kristijan Vrabec (kvrabec)" w:date="2018-12-09T13:36:00Z">
        <w:r w:rsidR="0055584C">
          <w:t>–</w:t>
        </w:r>
      </w:ins>
      <w:ins w:id="224" w:author="Kristijan Vrabec (kvrabec)" w:date="2018-12-09T13:29:00Z">
        <w:r>
          <w:t xml:space="preserve"> </w:t>
        </w:r>
      </w:ins>
      <w:ins w:id="225" w:author="Kristijan Vrabec (kvrabec)" w:date="2018-12-09T13:36:00Z">
        <w:r w:rsidR="0055584C">
          <w:t xml:space="preserve">Sveučilište Kalifornije </w:t>
        </w:r>
      </w:ins>
      <w:ins w:id="226" w:author="Kristijan Vrabec (kvrabec)" w:date="2018-12-09T18:34:00Z">
        <w:r w:rsidR="00B109D0">
          <w:t>-</w:t>
        </w:r>
      </w:ins>
      <w:ins w:id="227" w:author="Kristijan Vrabec (kvrabec)" w:date="2018-12-09T13:36:00Z">
        <w:r w:rsidR="0055584C">
          <w:t xml:space="preserve"> Irvine (eng. </w:t>
        </w:r>
      </w:ins>
      <w:ins w:id="228" w:author="Kristijan Vrabec (kvrabec)" w:date="2018-12-09T13:31:00Z">
        <w:r w:rsidRPr="00F532CE">
          <w:t xml:space="preserve">University </w:t>
        </w:r>
        <w:proofErr w:type="spellStart"/>
        <w:r w:rsidRPr="00F532CE">
          <w:t>of</w:t>
        </w:r>
        <w:proofErr w:type="spellEnd"/>
        <w:r w:rsidRPr="00F532CE">
          <w:t xml:space="preserve"> </w:t>
        </w:r>
        <w:proofErr w:type="spellStart"/>
        <w:r w:rsidRPr="00F532CE">
          <w:t>California</w:t>
        </w:r>
      </w:ins>
      <w:proofErr w:type="spellEnd"/>
      <w:ins w:id="229" w:author="Kristijan Vrabec (kvrabec)" w:date="2018-12-09T18:34:00Z">
        <w:r w:rsidR="00B109D0">
          <w:t xml:space="preserve"> - </w:t>
        </w:r>
      </w:ins>
      <w:ins w:id="230" w:author="Kristijan Vrabec (kvrabec)" w:date="2018-12-09T13:31:00Z">
        <w:r w:rsidRPr="00F532CE">
          <w:t>Irvine</w:t>
        </w:r>
      </w:ins>
      <w:ins w:id="231" w:author="Kristijan Vrabec (kvrabec)" w:date="2018-12-09T13:36:00Z">
        <w:r w:rsidR="0055584C">
          <w:t>)</w:t>
        </w:r>
      </w:ins>
    </w:p>
    <w:p w14:paraId="51388D27" w14:textId="12EA6B26" w:rsidR="00F532CE" w:rsidRDefault="00F532CE">
      <w:pPr>
        <w:spacing w:after="0"/>
        <w:ind w:firstLine="0"/>
        <w:rPr>
          <w:ins w:id="232" w:author="Kristijan Vrabec (kvrabec)" w:date="2018-12-09T21:04:00Z"/>
          <w:rFonts w:cs="Arial"/>
          <w:shd w:val="clear" w:color="auto" w:fill="FFFFFF"/>
        </w:rPr>
      </w:pPr>
      <w:ins w:id="233" w:author="Kristijan Vrabec (kvrabec)" w:date="2018-12-09T13:28:00Z">
        <w:r w:rsidRPr="00952BF5">
          <w:t>HTML</w:t>
        </w:r>
      </w:ins>
      <w:ins w:id="234" w:author="Kristijan Vrabec (kvrabec)" w:date="2018-12-09T13:31:00Z">
        <w:r w:rsidRPr="0055584C">
          <w:t xml:space="preserve"> </w:t>
        </w:r>
      </w:ins>
      <w:ins w:id="235" w:author="Kristijan Vrabec (kvrabec)" w:date="2018-12-09T13:37:00Z">
        <w:r w:rsidR="0055584C">
          <w:t>–</w:t>
        </w:r>
      </w:ins>
      <w:ins w:id="236" w:author="Kristijan Vrabec (kvrabec)" w:date="2018-12-09T13:31:00Z">
        <w:r w:rsidRPr="00952BF5">
          <w:t xml:space="preserve"> </w:t>
        </w:r>
      </w:ins>
      <w:proofErr w:type="spellStart"/>
      <w:ins w:id="237" w:author="Kristijan Vrabec (kvrabec)" w:date="2018-12-09T13:37:00Z">
        <w:r w:rsidR="0055584C">
          <w:t>Hipertekstualni</w:t>
        </w:r>
        <w:proofErr w:type="spellEnd"/>
        <w:r w:rsidR="0055584C">
          <w:t xml:space="preserve"> jezik za označavanje (eng. </w:t>
        </w:r>
      </w:ins>
      <w:proofErr w:type="spellStart"/>
      <w:ins w:id="238" w:author="Kristijan Vrabec (kvrabec)" w:date="2018-12-09T13:31:00Z">
        <w:r w:rsidRPr="0055584C">
          <w:rPr>
            <w:rFonts w:cs="Arial"/>
            <w:shd w:val="clear" w:color="auto" w:fill="FFFFFF"/>
            <w:rPrChange w:id="239" w:author="Kristijan Vrabec (kvrabec)" w:date="2018-12-09T13:36:00Z">
              <w:rPr>
                <w:rFonts w:cs="Arial"/>
                <w:color w:val="545454"/>
                <w:shd w:val="clear" w:color="auto" w:fill="FFFFFF"/>
              </w:rPr>
            </w:rPrChange>
          </w:rPr>
          <w:t>HyperText</w:t>
        </w:r>
        <w:proofErr w:type="spellEnd"/>
        <w:r w:rsidRPr="0055584C">
          <w:rPr>
            <w:rFonts w:cs="Arial"/>
            <w:shd w:val="clear" w:color="auto" w:fill="FFFFFF"/>
            <w:rPrChange w:id="240" w:author="Kristijan Vrabec (kvrabec)" w:date="2018-12-09T13:36:00Z">
              <w:rPr>
                <w:rFonts w:cs="Arial"/>
                <w:color w:val="545454"/>
                <w:shd w:val="clear" w:color="auto" w:fill="FFFFFF"/>
              </w:rPr>
            </w:rPrChange>
          </w:rPr>
          <w:t xml:space="preserve"> </w:t>
        </w:r>
        <w:proofErr w:type="spellStart"/>
        <w:r w:rsidRPr="0055584C">
          <w:rPr>
            <w:rFonts w:cs="Arial"/>
            <w:shd w:val="clear" w:color="auto" w:fill="FFFFFF"/>
            <w:rPrChange w:id="241" w:author="Kristijan Vrabec (kvrabec)" w:date="2018-12-09T13:36:00Z">
              <w:rPr>
                <w:rFonts w:cs="Arial"/>
                <w:color w:val="545454"/>
                <w:shd w:val="clear" w:color="auto" w:fill="FFFFFF"/>
              </w:rPr>
            </w:rPrChange>
          </w:rPr>
          <w:t>Markup</w:t>
        </w:r>
        <w:proofErr w:type="spellEnd"/>
        <w:r w:rsidRPr="0055584C">
          <w:rPr>
            <w:rFonts w:cs="Arial"/>
            <w:shd w:val="clear" w:color="auto" w:fill="FFFFFF"/>
            <w:rPrChange w:id="242" w:author="Kristijan Vrabec (kvrabec)" w:date="2018-12-09T13:36:00Z">
              <w:rPr>
                <w:rFonts w:cs="Arial"/>
                <w:color w:val="545454"/>
                <w:shd w:val="clear" w:color="auto" w:fill="FFFFFF"/>
              </w:rPr>
            </w:rPrChange>
          </w:rPr>
          <w:t xml:space="preserve"> </w:t>
        </w:r>
        <w:proofErr w:type="spellStart"/>
        <w:r w:rsidRPr="0055584C">
          <w:rPr>
            <w:rFonts w:cs="Arial"/>
            <w:shd w:val="clear" w:color="auto" w:fill="FFFFFF"/>
            <w:rPrChange w:id="243" w:author="Kristijan Vrabec (kvrabec)" w:date="2018-12-09T13:36:00Z">
              <w:rPr>
                <w:rFonts w:cs="Arial"/>
                <w:color w:val="545454"/>
                <w:shd w:val="clear" w:color="auto" w:fill="FFFFFF"/>
              </w:rPr>
            </w:rPrChange>
          </w:rPr>
          <w:t>Language</w:t>
        </w:r>
      </w:ins>
      <w:proofErr w:type="spellEnd"/>
      <w:ins w:id="244" w:author="Kristijan Vrabec (kvrabec)" w:date="2018-12-09T13:37:00Z">
        <w:r w:rsidR="0055584C">
          <w:rPr>
            <w:rFonts w:cs="Arial"/>
            <w:shd w:val="clear" w:color="auto" w:fill="FFFFFF"/>
          </w:rPr>
          <w:t>)</w:t>
        </w:r>
      </w:ins>
    </w:p>
    <w:p w14:paraId="461D415C" w14:textId="60F1F490" w:rsidR="002B7510" w:rsidRPr="00952BF5" w:rsidRDefault="002B7510">
      <w:pPr>
        <w:spacing w:after="0"/>
        <w:ind w:firstLine="0"/>
        <w:rPr>
          <w:ins w:id="245" w:author="Kristijan Vrabec (kvrabec)" w:date="2018-12-09T13:28:00Z"/>
        </w:rPr>
        <w:pPrChange w:id="246" w:author="Kristijan Vrabec (kvrabec)" w:date="2018-12-09T21:05:00Z">
          <w:pPr>
            <w:ind w:firstLine="0"/>
          </w:pPr>
        </w:pPrChange>
      </w:pPr>
      <w:proofErr w:type="spellStart"/>
      <w:ins w:id="247" w:author="Kristijan Vrabec (kvrabec)" w:date="2018-12-09T21:04:00Z">
        <w:r>
          <w:t>GloVe</w:t>
        </w:r>
        <w:proofErr w:type="spellEnd"/>
        <w:r>
          <w:t xml:space="preserve"> - </w:t>
        </w:r>
      </w:ins>
      <w:ins w:id="248" w:author="Kristijan Vrabec (kvrabec)" w:date="2018-12-09T21:05:00Z">
        <w:r w:rsidRPr="002B7510">
          <w:t xml:space="preserve">globalni vektor za reprezentaciju riječi (eng. Global </w:t>
        </w:r>
        <w:proofErr w:type="spellStart"/>
        <w:r w:rsidRPr="002B7510">
          <w:t>Vectors</w:t>
        </w:r>
        <w:proofErr w:type="spellEnd"/>
        <w:r w:rsidRPr="002B7510">
          <w:t xml:space="preserve"> for Word </w:t>
        </w:r>
        <w:proofErr w:type="spellStart"/>
        <w:r w:rsidRPr="002B7510">
          <w:t>Representation</w:t>
        </w:r>
        <w:proofErr w:type="spellEnd"/>
        <w:r w:rsidRPr="002B7510">
          <w:t>).</w:t>
        </w:r>
      </w:ins>
    </w:p>
    <w:p w14:paraId="018BEFE2" w14:textId="6E567ABC" w:rsidR="00F532CE" w:rsidRPr="00F532CE" w:rsidRDefault="00F532CE">
      <w:pPr>
        <w:spacing w:after="0"/>
        <w:ind w:firstLine="0"/>
        <w:rPr>
          <w:ins w:id="249" w:author="Kristijan Vrabec (kvrabec)" w:date="2018-12-09T13:28:00Z"/>
        </w:rPr>
        <w:pPrChange w:id="250" w:author="Kristijan Vrabec (kvrabec)" w:date="2018-12-09T21:05:00Z">
          <w:pPr>
            <w:ind w:firstLine="0"/>
          </w:pPr>
        </w:pPrChange>
      </w:pPr>
      <w:ins w:id="251" w:author="Kristijan Vrabec (kvrabec)" w:date="2018-12-09T13:28:00Z">
        <w:r w:rsidRPr="00F532CE">
          <w:t xml:space="preserve">POS </w:t>
        </w:r>
      </w:ins>
      <w:ins w:id="252" w:author="Kristijan Vrabec (kvrabec)" w:date="2018-12-09T13:37:00Z">
        <w:r w:rsidR="00B15C2A">
          <w:t>–</w:t>
        </w:r>
      </w:ins>
      <w:ins w:id="253" w:author="Kristijan Vrabec (kvrabec)" w:date="2018-12-09T13:31:00Z">
        <w:r>
          <w:t xml:space="preserve"> </w:t>
        </w:r>
      </w:ins>
      <w:ins w:id="254" w:author="Kristijan Vrabec (kvrabec)" w:date="2018-12-09T13:44:00Z">
        <w:r w:rsidR="005D1D47">
          <w:t>V</w:t>
        </w:r>
      </w:ins>
      <w:ins w:id="255" w:author="Kristijan Vrabec (kvrabec)" w:date="2018-12-09T13:38:00Z">
        <w:r w:rsidR="00B15C2A">
          <w:t xml:space="preserve">rste riječi (eng. </w:t>
        </w:r>
      </w:ins>
      <w:proofErr w:type="spellStart"/>
      <w:ins w:id="256" w:author="Kristijan Vrabec (kvrabec)" w:date="2018-12-09T13:31:00Z">
        <w:r w:rsidRPr="00F532CE">
          <w:t>Part</w:t>
        </w:r>
      </w:ins>
      <w:ins w:id="257" w:author="Kristijan Vrabec (kvrabec)" w:date="2018-12-09T18:35:00Z">
        <w:r w:rsidR="00B109D0">
          <w:t>-</w:t>
        </w:r>
      </w:ins>
      <w:ins w:id="258" w:author="Kristijan Vrabec (kvrabec)" w:date="2018-12-09T13:31:00Z">
        <w:r w:rsidRPr="00F532CE">
          <w:t>of</w:t>
        </w:r>
      </w:ins>
      <w:ins w:id="259" w:author="Kristijan Vrabec (kvrabec)" w:date="2018-12-09T18:35:00Z">
        <w:r w:rsidR="00B109D0">
          <w:t>-</w:t>
        </w:r>
      </w:ins>
      <w:ins w:id="260" w:author="Kristijan Vrabec (kvrabec)" w:date="2018-12-09T13:31:00Z">
        <w:r w:rsidRPr="00F532CE">
          <w:t>speech</w:t>
        </w:r>
      </w:ins>
      <w:proofErr w:type="spellEnd"/>
      <w:ins w:id="261" w:author="Kristijan Vrabec (kvrabec)" w:date="2018-12-09T13:38:00Z">
        <w:r w:rsidR="00B15C2A">
          <w:t>)</w:t>
        </w:r>
      </w:ins>
    </w:p>
    <w:p w14:paraId="707E6074" w14:textId="4036502D" w:rsidR="00F532CE" w:rsidRPr="00F532CE" w:rsidRDefault="00F532CE">
      <w:pPr>
        <w:spacing w:after="0"/>
        <w:ind w:firstLine="0"/>
        <w:rPr>
          <w:ins w:id="262" w:author="Kristijan Vrabec (kvrabec)" w:date="2018-12-09T13:28:00Z"/>
        </w:rPr>
        <w:pPrChange w:id="263" w:author="Kristijan Vrabec (kvrabec)" w:date="2018-12-09T21:05:00Z">
          <w:pPr>
            <w:ind w:firstLine="0"/>
          </w:pPr>
        </w:pPrChange>
      </w:pPr>
      <w:ins w:id="264" w:author="Kristijan Vrabec (kvrabec)" w:date="2018-12-09T13:28:00Z">
        <w:r w:rsidRPr="00F532CE">
          <w:t>IR</w:t>
        </w:r>
      </w:ins>
      <w:ins w:id="265" w:author="Kristijan Vrabec (kvrabec)" w:date="2018-12-09T13:32:00Z">
        <w:r>
          <w:t xml:space="preserve"> </w:t>
        </w:r>
      </w:ins>
      <w:ins w:id="266" w:author="Kristijan Vrabec (kvrabec)" w:date="2018-12-09T13:38:00Z">
        <w:r w:rsidR="00F97442">
          <w:t>–</w:t>
        </w:r>
      </w:ins>
      <w:ins w:id="267" w:author="Kristijan Vrabec (kvrabec)" w:date="2018-12-09T13:32:00Z">
        <w:r>
          <w:t xml:space="preserve"> </w:t>
        </w:r>
      </w:ins>
      <w:ins w:id="268" w:author="Kristijan Vrabec (kvrabec)" w:date="2018-12-09T13:44:00Z">
        <w:r w:rsidR="005D1D47">
          <w:t>I</w:t>
        </w:r>
      </w:ins>
      <w:ins w:id="269" w:author="Kristijan Vrabec (kvrabec)" w:date="2018-12-09T13:38:00Z">
        <w:r w:rsidR="00F97442">
          <w:t xml:space="preserve">zvlačenje informacija (eng. </w:t>
        </w:r>
      </w:ins>
      <w:proofErr w:type="spellStart"/>
      <w:ins w:id="270" w:author="Kristijan Vrabec (kvrabec)" w:date="2018-12-09T13:32:00Z">
        <w:r w:rsidRPr="00F532CE">
          <w:t>Information</w:t>
        </w:r>
        <w:proofErr w:type="spellEnd"/>
        <w:r w:rsidRPr="00F532CE">
          <w:t xml:space="preserve"> </w:t>
        </w:r>
        <w:proofErr w:type="spellStart"/>
        <w:r w:rsidRPr="00F532CE">
          <w:t>retrieval</w:t>
        </w:r>
      </w:ins>
      <w:proofErr w:type="spellEnd"/>
      <w:ins w:id="271" w:author="Kristijan Vrabec (kvrabec)" w:date="2018-12-09T13:38:00Z">
        <w:r w:rsidR="00F97442">
          <w:t>)</w:t>
        </w:r>
      </w:ins>
    </w:p>
    <w:p w14:paraId="3B473A8D" w14:textId="4F4CBEE6" w:rsidR="00F532CE" w:rsidRPr="00F532CE" w:rsidRDefault="00F532CE">
      <w:pPr>
        <w:spacing w:after="0"/>
        <w:ind w:firstLine="0"/>
        <w:rPr>
          <w:ins w:id="272" w:author="Kristijan Vrabec (kvrabec)" w:date="2018-12-09T13:28:00Z"/>
        </w:rPr>
        <w:pPrChange w:id="273" w:author="Kristijan Vrabec (kvrabec)" w:date="2018-12-09T21:05:00Z">
          <w:pPr>
            <w:ind w:firstLine="0"/>
          </w:pPr>
        </w:pPrChange>
      </w:pPr>
      <w:ins w:id="274" w:author="Kristijan Vrabec (kvrabec)" w:date="2018-12-09T13:28:00Z">
        <w:r w:rsidRPr="00F532CE">
          <w:t>SQL</w:t>
        </w:r>
      </w:ins>
      <w:ins w:id="275" w:author="Kristijan Vrabec (kvrabec)" w:date="2018-12-09T13:32:00Z">
        <w:r>
          <w:t xml:space="preserve"> </w:t>
        </w:r>
      </w:ins>
      <w:ins w:id="276" w:author="Kristijan Vrabec (kvrabec)" w:date="2018-12-09T13:39:00Z">
        <w:r w:rsidR="00A63E6C">
          <w:t>–</w:t>
        </w:r>
      </w:ins>
      <w:ins w:id="277" w:author="Kristijan Vrabec (kvrabec)" w:date="2018-12-09T13:32:00Z">
        <w:r>
          <w:t xml:space="preserve"> </w:t>
        </w:r>
      </w:ins>
      <w:ins w:id="278" w:author="Kristijan Vrabec (kvrabec)" w:date="2018-12-09T13:44:00Z">
        <w:r w:rsidR="005D1D47">
          <w:t>S</w:t>
        </w:r>
      </w:ins>
      <w:ins w:id="279" w:author="Kristijan Vrabec (kvrabec)" w:date="2018-12-09T13:39:00Z">
        <w:r w:rsidR="00A63E6C">
          <w:t>trukturirani jezik za upite (eng. S</w:t>
        </w:r>
      </w:ins>
      <w:ins w:id="280" w:author="Kristijan Vrabec (kvrabec)" w:date="2018-12-09T13:32:00Z">
        <w:r w:rsidRPr="00F532CE">
          <w:t xml:space="preserve">tructured </w:t>
        </w:r>
        <w:proofErr w:type="spellStart"/>
        <w:r w:rsidRPr="00F532CE">
          <w:t>Query</w:t>
        </w:r>
        <w:proofErr w:type="spellEnd"/>
        <w:r w:rsidRPr="00F532CE">
          <w:t xml:space="preserve"> </w:t>
        </w:r>
        <w:proofErr w:type="spellStart"/>
        <w:r w:rsidRPr="00F532CE">
          <w:t>Language</w:t>
        </w:r>
      </w:ins>
      <w:proofErr w:type="spellEnd"/>
      <w:ins w:id="281" w:author="Kristijan Vrabec (kvrabec)" w:date="2018-12-09T13:39:00Z">
        <w:r w:rsidR="00A63E6C">
          <w:t>)</w:t>
        </w:r>
      </w:ins>
    </w:p>
    <w:p w14:paraId="369E14B5" w14:textId="0A20995A" w:rsidR="00F532CE" w:rsidRPr="00F532CE" w:rsidRDefault="00F532CE">
      <w:pPr>
        <w:spacing w:after="0"/>
        <w:ind w:firstLine="0"/>
        <w:rPr>
          <w:ins w:id="282" w:author="Kristijan Vrabec (kvrabec)" w:date="2018-12-09T13:28:00Z"/>
        </w:rPr>
        <w:pPrChange w:id="283" w:author="Kristijan Vrabec (kvrabec)" w:date="2018-12-09T21:05:00Z">
          <w:pPr>
            <w:ind w:firstLine="0"/>
          </w:pPr>
        </w:pPrChange>
      </w:pPr>
      <w:ins w:id="284" w:author="Kristijan Vrabec (kvrabec)" w:date="2018-12-09T13:28:00Z">
        <w:r w:rsidRPr="00F532CE">
          <w:t xml:space="preserve">AI </w:t>
        </w:r>
      </w:ins>
      <w:ins w:id="285" w:author="Kristijan Vrabec (kvrabec)" w:date="2018-12-09T13:39:00Z">
        <w:r w:rsidR="00C83368">
          <w:t>–</w:t>
        </w:r>
      </w:ins>
      <w:ins w:id="286" w:author="Kristijan Vrabec (kvrabec)" w:date="2018-12-09T13:32:00Z">
        <w:r>
          <w:t xml:space="preserve"> </w:t>
        </w:r>
      </w:ins>
      <w:ins w:id="287" w:author="Kristijan Vrabec (kvrabec)" w:date="2018-12-09T13:44:00Z">
        <w:r w:rsidR="005D1D47">
          <w:t>U</w:t>
        </w:r>
      </w:ins>
      <w:ins w:id="288" w:author="Kristijan Vrabec (kvrabec)" w:date="2018-12-09T13:39:00Z">
        <w:r w:rsidR="00C83368">
          <w:t xml:space="preserve">mjetna inteligencija (eng. </w:t>
        </w:r>
      </w:ins>
      <w:proofErr w:type="spellStart"/>
      <w:ins w:id="289" w:author="Kristijan Vrabec (kvrabec)" w:date="2018-12-09T13:32:00Z">
        <w:r w:rsidRPr="00F532CE">
          <w:t>Artificial</w:t>
        </w:r>
        <w:proofErr w:type="spellEnd"/>
        <w:r w:rsidRPr="00F532CE">
          <w:t xml:space="preserve"> </w:t>
        </w:r>
        <w:proofErr w:type="spellStart"/>
        <w:r w:rsidRPr="00F532CE">
          <w:t>intelligence</w:t>
        </w:r>
      </w:ins>
      <w:proofErr w:type="spellEnd"/>
      <w:ins w:id="290" w:author="Kristijan Vrabec (kvrabec)" w:date="2018-12-09T13:39:00Z">
        <w:r w:rsidR="00C83368">
          <w:t>)</w:t>
        </w:r>
      </w:ins>
    </w:p>
    <w:p w14:paraId="698D234A" w14:textId="00F0C9EC" w:rsidR="00F532CE" w:rsidRPr="00F532CE" w:rsidRDefault="00F532CE">
      <w:pPr>
        <w:spacing w:after="0"/>
        <w:ind w:firstLine="0"/>
        <w:rPr>
          <w:ins w:id="291" w:author="Kristijan Vrabec (kvrabec)" w:date="2018-12-09T13:28:00Z"/>
        </w:rPr>
        <w:pPrChange w:id="292" w:author="Kristijan Vrabec (kvrabec)" w:date="2018-12-09T21:05:00Z">
          <w:pPr>
            <w:ind w:firstLine="0"/>
          </w:pPr>
        </w:pPrChange>
      </w:pPr>
      <w:ins w:id="293" w:author="Kristijan Vrabec (kvrabec)" w:date="2018-12-09T13:28:00Z">
        <w:r w:rsidRPr="00F532CE">
          <w:t>CNTK</w:t>
        </w:r>
      </w:ins>
      <w:ins w:id="294" w:author="Kristijan Vrabec (kvrabec)" w:date="2018-12-09T13:32:00Z">
        <w:r>
          <w:t xml:space="preserve"> </w:t>
        </w:r>
      </w:ins>
      <w:ins w:id="295" w:author="Kristijan Vrabec (kvrabec)" w:date="2018-12-09T13:40:00Z">
        <w:r w:rsidR="00C83368">
          <w:t>–</w:t>
        </w:r>
      </w:ins>
      <w:ins w:id="296" w:author="Kristijan Vrabec (kvrabec)" w:date="2018-12-09T13:33:00Z">
        <w:r>
          <w:t xml:space="preserve"> </w:t>
        </w:r>
      </w:ins>
      <w:ins w:id="297" w:author="Kristijan Vrabec (kvrabec)" w:date="2018-12-09T13:44:00Z">
        <w:r w:rsidR="005D1D47">
          <w:t>A</w:t>
        </w:r>
      </w:ins>
      <w:ins w:id="298" w:author="Kristijan Vrabec (kvrabec)" w:date="2018-12-09T13:40:00Z">
        <w:r w:rsidR="00C83368">
          <w:t xml:space="preserve">lat za računske mreže (eng. </w:t>
        </w:r>
      </w:ins>
      <w:proofErr w:type="spellStart"/>
      <w:ins w:id="299" w:author="Kristijan Vrabec (kvrabec)" w:date="2018-12-09T13:33:00Z">
        <w:r w:rsidRPr="00F532CE">
          <w:t>Computational</w:t>
        </w:r>
        <w:proofErr w:type="spellEnd"/>
        <w:r w:rsidRPr="00F532CE">
          <w:t xml:space="preserve"> Network </w:t>
        </w:r>
        <w:proofErr w:type="spellStart"/>
        <w:r w:rsidRPr="00F532CE">
          <w:t>Toolkit</w:t>
        </w:r>
      </w:ins>
      <w:proofErr w:type="spellEnd"/>
      <w:ins w:id="300" w:author="Kristijan Vrabec (kvrabec)" w:date="2018-12-09T13:40:00Z">
        <w:r w:rsidR="00C83368">
          <w:t>)</w:t>
        </w:r>
      </w:ins>
    </w:p>
    <w:p w14:paraId="668FCF48" w14:textId="053AB7D2" w:rsidR="00F532CE" w:rsidRPr="00F532CE" w:rsidRDefault="00F532CE">
      <w:pPr>
        <w:spacing w:after="0"/>
        <w:ind w:firstLine="0"/>
        <w:rPr>
          <w:ins w:id="301" w:author="Kristijan Vrabec (kvrabec)" w:date="2018-12-09T13:28:00Z"/>
        </w:rPr>
        <w:pPrChange w:id="302" w:author="Kristijan Vrabec (kvrabec)" w:date="2018-12-09T21:05:00Z">
          <w:pPr>
            <w:ind w:firstLine="0"/>
          </w:pPr>
        </w:pPrChange>
      </w:pPr>
      <w:ins w:id="303" w:author="Kristijan Vrabec (kvrabec)" w:date="2018-12-09T13:28:00Z">
        <w:r w:rsidRPr="00F532CE">
          <w:t>BAIR</w:t>
        </w:r>
      </w:ins>
      <w:ins w:id="304" w:author="Kristijan Vrabec (kvrabec)" w:date="2018-12-09T13:33:00Z">
        <w:r>
          <w:t xml:space="preserve"> </w:t>
        </w:r>
      </w:ins>
      <w:ins w:id="305" w:author="Kristijan Vrabec (kvrabec)" w:date="2018-12-09T13:41:00Z">
        <w:r w:rsidR="00C83368">
          <w:t>–</w:t>
        </w:r>
      </w:ins>
      <w:ins w:id="306" w:author="Kristijan Vrabec (kvrabec)" w:date="2018-12-09T13:33:00Z">
        <w:r>
          <w:t xml:space="preserve"> </w:t>
        </w:r>
      </w:ins>
      <w:ins w:id="307" w:author="Kristijan Vrabec (kvrabec)" w:date="2018-12-09T13:41:00Z">
        <w:r w:rsidR="00C83368">
          <w:t xml:space="preserve">Berkeley-evo istraživanje umjetne inteligencije (eng. </w:t>
        </w:r>
      </w:ins>
      <w:ins w:id="308" w:author="Kristijan Vrabec (kvrabec)" w:date="2018-12-09T13:33:00Z">
        <w:r w:rsidRPr="00FC6919">
          <w:rPr>
            <w:shd w:val="clear" w:color="auto" w:fill="FFFFFF"/>
          </w:rPr>
          <w:t xml:space="preserve">Berkeley </w:t>
        </w:r>
        <w:proofErr w:type="spellStart"/>
        <w:r w:rsidRPr="00F532CE">
          <w:t>Artificial</w:t>
        </w:r>
        <w:proofErr w:type="spellEnd"/>
        <w:r w:rsidRPr="00F532CE">
          <w:t xml:space="preserve"> </w:t>
        </w:r>
        <w:proofErr w:type="spellStart"/>
        <w:r>
          <w:t>I</w:t>
        </w:r>
        <w:r w:rsidRPr="00F532CE">
          <w:t>ntelligence</w:t>
        </w:r>
        <w:proofErr w:type="spellEnd"/>
        <w:r>
          <w:t xml:space="preserve"> </w:t>
        </w:r>
        <w:r w:rsidRPr="00FC6919">
          <w:rPr>
            <w:shd w:val="clear" w:color="auto" w:fill="FFFFFF"/>
          </w:rPr>
          <w:t>Research</w:t>
        </w:r>
      </w:ins>
      <w:ins w:id="309" w:author="Kristijan Vrabec (kvrabec)" w:date="2018-12-09T13:41:00Z">
        <w:r w:rsidR="00C83368">
          <w:rPr>
            <w:shd w:val="clear" w:color="auto" w:fill="FFFFFF"/>
          </w:rPr>
          <w:t>)</w:t>
        </w:r>
      </w:ins>
    </w:p>
    <w:p w14:paraId="360FF199" w14:textId="2D29ED12" w:rsidR="00F532CE" w:rsidRPr="00F532CE" w:rsidRDefault="00F532CE">
      <w:pPr>
        <w:spacing w:after="0"/>
        <w:ind w:firstLine="0"/>
        <w:rPr>
          <w:ins w:id="310" w:author="Kristijan Vrabec (kvrabec)" w:date="2018-12-09T13:28:00Z"/>
        </w:rPr>
        <w:pPrChange w:id="311" w:author="Kristijan Vrabec (kvrabec)" w:date="2018-12-09T21:05:00Z">
          <w:pPr>
            <w:ind w:firstLine="0"/>
          </w:pPr>
        </w:pPrChange>
      </w:pPr>
      <w:ins w:id="312" w:author="Kristijan Vrabec (kvrabec)" w:date="2018-12-09T13:28:00Z">
        <w:r w:rsidRPr="00F532CE">
          <w:t>AWS</w:t>
        </w:r>
      </w:ins>
      <w:ins w:id="313" w:author="Kristijan Vrabec (kvrabec)" w:date="2018-12-09T13:33:00Z">
        <w:r>
          <w:t xml:space="preserve"> </w:t>
        </w:r>
      </w:ins>
      <w:ins w:id="314" w:author="Kristijan Vrabec (kvrabec)" w:date="2018-12-09T13:41:00Z">
        <w:r w:rsidR="00C83368">
          <w:t>–</w:t>
        </w:r>
      </w:ins>
      <w:ins w:id="315" w:author="Kristijan Vrabec (kvrabec)" w:date="2018-12-09T13:33:00Z">
        <w:r>
          <w:t xml:space="preserve"> </w:t>
        </w:r>
      </w:ins>
      <w:ins w:id="316" w:author="Kristijan Vrabec (kvrabec)" w:date="2018-12-09T13:41:00Z">
        <w:r w:rsidR="00C83368">
          <w:t xml:space="preserve">Amazon web servisi (eng. </w:t>
        </w:r>
      </w:ins>
      <w:ins w:id="317" w:author="Kristijan Vrabec (kvrabec)" w:date="2018-12-09T13:33:00Z">
        <w:r w:rsidRPr="00F532CE">
          <w:t xml:space="preserve">Amazon Web </w:t>
        </w:r>
        <w:proofErr w:type="spellStart"/>
        <w:r w:rsidRPr="00F532CE">
          <w:t>Services</w:t>
        </w:r>
      </w:ins>
      <w:proofErr w:type="spellEnd"/>
      <w:ins w:id="318" w:author="Kristijan Vrabec (kvrabec)" w:date="2018-12-09T13:41:00Z">
        <w:r w:rsidR="00C83368">
          <w:t>)</w:t>
        </w:r>
      </w:ins>
    </w:p>
    <w:p w14:paraId="1CB43866" w14:textId="14957D8A" w:rsidR="00F532CE" w:rsidRPr="00F532CE" w:rsidRDefault="00F532CE">
      <w:pPr>
        <w:spacing w:after="0"/>
        <w:ind w:firstLine="0"/>
        <w:rPr>
          <w:ins w:id="319" w:author="Kristijan Vrabec (kvrabec)" w:date="2018-12-09T13:28:00Z"/>
        </w:rPr>
        <w:pPrChange w:id="320" w:author="Kristijan Vrabec (kvrabec)" w:date="2018-12-09T21:05:00Z">
          <w:pPr>
            <w:ind w:firstLine="0"/>
          </w:pPr>
        </w:pPrChange>
      </w:pPr>
      <w:ins w:id="321" w:author="Kristijan Vrabec (kvrabec)" w:date="2018-12-09T13:28:00Z">
        <w:r w:rsidRPr="00F532CE">
          <w:t>NER</w:t>
        </w:r>
      </w:ins>
      <w:ins w:id="322" w:author="Kristijan Vrabec (kvrabec)" w:date="2018-12-09T13:33:00Z">
        <w:r>
          <w:t xml:space="preserve"> </w:t>
        </w:r>
      </w:ins>
      <w:ins w:id="323" w:author="Kristijan Vrabec (kvrabec)" w:date="2018-12-09T13:42:00Z">
        <w:r w:rsidR="00C83368">
          <w:t>–</w:t>
        </w:r>
      </w:ins>
      <w:ins w:id="324" w:author="Kristijan Vrabec (kvrabec)" w:date="2018-12-09T13:33:00Z">
        <w:r>
          <w:t xml:space="preserve"> </w:t>
        </w:r>
      </w:ins>
      <w:ins w:id="325" w:author="Kristijan Vrabec (kvrabec)" w:date="2018-12-09T13:44:00Z">
        <w:r w:rsidR="005D1D47">
          <w:t>P</w:t>
        </w:r>
      </w:ins>
      <w:ins w:id="326" w:author="Kristijan Vrabec (kvrabec)" w:date="2018-12-09T13:42:00Z">
        <w:r w:rsidR="00C83368">
          <w:t xml:space="preserve">repoznavanje imenovanih entiteta (eng. </w:t>
        </w:r>
      </w:ins>
      <w:proofErr w:type="spellStart"/>
      <w:ins w:id="327" w:author="Kristijan Vrabec (kvrabec)" w:date="2018-12-09T13:33:00Z">
        <w:r w:rsidRPr="00F532CE">
          <w:t>Named-entity</w:t>
        </w:r>
        <w:proofErr w:type="spellEnd"/>
        <w:r w:rsidRPr="00F532CE">
          <w:t xml:space="preserve"> </w:t>
        </w:r>
        <w:proofErr w:type="spellStart"/>
        <w:r w:rsidRPr="00F532CE">
          <w:t>recognition</w:t>
        </w:r>
      </w:ins>
      <w:proofErr w:type="spellEnd"/>
      <w:ins w:id="328" w:author="Kristijan Vrabec (kvrabec)" w:date="2018-12-09T13:42:00Z">
        <w:r w:rsidR="00C83368">
          <w:t>)</w:t>
        </w:r>
      </w:ins>
    </w:p>
    <w:p w14:paraId="48E47546" w14:textId="58F01687" w:rsidR="00F532CE" w:rsidRPr="00F532CE" w:rsidRDefault="00F532CE">
      <w:pPr>
        <w:spacing w:after="0"/>
        <w:ind w:firstLine="0"/>
        <w:rPr>
          <w:ins w:id="329" w:author="Kristijan Vrabec (kvrabec)" w:date="2018-12-09T13:28:00Z"/>
        </w:rPr>
        <w:pPrChange w:id="330" w:author="Kristijan Vrabec (kvrabec)" w:date="2018-12-09T21:05:00Z">
          <w:pPr>
            <w:ind w:firstLine="0"/>
          </w:pPr>
        </w:pPrChange>
      </w:pPr>
      <w:proofErr w:type="spellStart"/>
      <w:ins w:id="331" w:author="Kristijan Vrabec (kvrabec)" w:date="2018-12-09T13:28:00Z">
        <w:r w:rsidRPr="00F532CE">
          <w:t>CoNLL</w:t>
        </w:r>
        <w:proofErr w:type="spellEnd"/>
        <w:r w:rsidRPr="00F532CE">
          <w:t xml:space="preserve"> </w:t>
        </w:r>
      </w:ins>
      <w:ins w:id="332" w:author="Kristijan Vrabec (kvrabec)" w:date="2018-12-09T13:42:00Z">
        <w:r w:rsidR="00C83368">
          <w:t>–</w:t>
        </w:r>
      </w:ins>
      <w:ins w:id="333" w:author="Kristijan Vrabec (kvrabec)" w:date="2018-12-09T13:33:00Z">
        <w:r>
          <w:t xml:space="preserve"> </w:t>
        </w:r>
      </w:ins>
      <w:ins w:id="334" w:author="Kristijan Vrabec (kvrabec)" w:date="2018-12-09T13:42:00Z">
        <w:r w:rsidR="00C83368">
          <w:t xml:space="preserve">Konferencija o učenju prirodnog jezika (eng. </w:t>
        </w:r>
      </w:ins>
      <w:proofErr w:type="spellStart"/>
      <w:ins w:id="335" w:author="Kristijan Vrabec (kvrabec)" w:date="2018-12-09T13:34:00Z">
        <w:r w:rsidRPr="00586390">
          <w:t>Conference</w:t>
        </w:r>
        <w:proofErr w:type="spellEnd"/>
        <w:r w:rsidRPr="00586390">
          <w:t xml:space="preserve"> on Natural </w:t>
        </w:r>
        <w:proofErr w:type="spellStart"/>
        <w:r w:rsidRPr="00586390">
          <w:t>Language</w:t>
        </w:r>
        <w:proofErr w:type="spellEnd"/>
        <w:r w:rsidRPr="00586390">
          <w:t xml:space="preserve"> </w:t>
        </w:r>
        <w:proofErr w:type="spellStart"/>
        <w:r w:rsidRPr="00586390">
          <w:t>Learning</w:t>
        </w:r>
      </w:ins>
      <w:proofErr w:type="spellEnd"/>
      <w:ins w:id="336" w:author="Kristijan Vrabec (kvrabec)" w:date="2018-12-09T13:42:00Z">
        <w:r w:rsidR="00C83368">
          <w:t>)</w:t>
        </w:r>
      </w:ins>
    </w:p>
    <w:p w14:paraId="7F73DE8F" w14:textId="3143906D" w:rsidR="00F532CE" w:rsidRPr="00F532CE" w:rsidRDefault="00F532CE">
      <w:pPr>
        <w:spacing w:after="0"/>
        <w:ind w:firstLine="0"/>
        <w:rPr>
          <w:ins w:id="337" w:author="Kristijan Vrabec (kvrabec)" w:date="2018-12-09T13:28:00Z"/>
        </w:rPr>
        <w:pPrChange w:id="338" w:author="Kristijan Vrabec (kvrabec)" w:date="2018-12-09T21:05:00Z">
          <w:pPr>
            <w:ind w:firstLine="0"/>
          </w:pPr>
        </w:pPrChange>
      </w:pPr>
      <w:ins w:id="339" w:author="Kristijan Vrabec (kvrabec)" w:date="2018-12-09T13:28:00Z">
        <w:r w:rsidRPr="00F532CE">
          <w:t xml:space="preserve">SIGNLL </w:t>
        </w:r>
      </w:ins>
      <w:ins w:id="340" w:author="Kristijan Vrabec (kvrabec)" w:date="2018-12-09T13:43:00Z">
        <w:r w:rsidR="00C83368">
          <w:t>–</w:t>
        </w:r>
      </w:ins>
      <w:ins w:id="341" w:author="Kristijan Vrabec (kvrabec)" w:date="2018-12-09T13:34:00Z">
        <w:r>
          <w:t xml:space="preserve"> </w:t>
        </w:r>
      </w:ins>
      <w:ins w:id="342" w:author="Kristijan Vrabec (kvrabec)" w:date="2018-12-09T13:43:00Z">
        <w:r w:rsidR="00C83368">
          <w:t xml:space="preserve">Specijalna grupa za proučavanje učenja prirodnog jezika (eng. </w:t>
        </w:r>
      </w:ins>
      <w:proofErr w:type="spellStart"/>
      <w:ins w:id="343" w:author="Kristijan Vrabec (kvrabec)" w:date="2018-12-09T13:34:00Z">
        <w:r w:rsidRPr="00F532CE">
          <w:t>Special</w:t>
        </w:r>
        <w:proofErr w:type="spellEnd"/>
        <w:r w:rsidRPr="00F532CE">
          <w:t xml:space="preserve"> </w:t>
        </w:r>
        <w:proofErr w:type="spellStart"/>
        <w:r w:rsidRPr="00F532CE">
          <w:t>Interest</w:t>
        </w:r>
        <w:proofErr w:type="spellEnd"/>
        <w:r w:rsidRPr="00F532CE">
          <w:t xml:space="preserve"> Group on Natural </w:t>
        </w:r>
        <w:proofErr w:type="spellStart"/>
        <w:r w:rsidRPr="00F532CE">
          <w:t>Language</w:t>
        </w:r>
        <w:proofErr w:type="spellEnd"/>
        <w:r w:rsidRPr="00F532CE">
          <w:t xml:space="preserve"> </w:t>
        </w:r>
        <w:proofErr w:type="spellStart"/>
        <w:r w:rsidRPr="00F532CE">
          <w:t>Learning</w:t>
        </w:r>
      </w:ins>
      <w:proofErr w:type="spellEnd"/>
      <w:ins w:id="344" w:author="Kristijan Vrabec (kvrabec)" w:date="2018-12-09T13:43:00Z">
        <w:r w:rsidR="00C83368">
          <w:t>)</w:t>
        </w:r>
      </w:ins>
    </w:p>
    <w:p w14:paraId="1B2E15E1" w14:textId="1D5B08AB" w:rsidR="00F532CE" w:rsidRPr="00F532CE" w:rsidRDefault="00F532CE">
      <w:pPr>
        <w:spacing w:after="0"/>
        <w:ind w:firstLine="0"/>
        <w:rPr>
          <w:ins w:id="345" w:author="Kristijan Vrabec (kvrabec)" w:date="2018-12-09T13:28:00Z"/>
        </w:rPr>
        <w:pPrChange w:id="346" w:author="Kristijan Vrabec (kvrabec)" w:date="2018-12-09T21:05:00Z">
          <w:pPr>
            <w:ind w:firstLine="0"/>
          </w:pPr>
        </w:pPrChange>
      </w:pPr>
      <w:ins w:id="347" w:author="Kristijan Vrabec (kvrabec)" w:date="2018-12-09T13:28:00Z">
        <w:r w:rsidRPr="00F532CE">
          <w:t xml:space="preserve">IOB </w:t>
        </w:r>
      </w:ins>
      <w:ins w:id="348" w:author="Kristijan Vrabec (kvrabec)" w:date="2018-12-09T13:34:00Z">
        <w:r>
          <w:t xml:space="preserve">- </w:t>
        </w:r>
        <w:proofErr w:type="spellStart"/>
        <w:r w:rsidRPr="00F532CE">
          <w:t>Inside</w:t>
        </w:r>
        <w:proofErr w:type="spellEnd"/>
        <w:r w:rsidRPr="00F532CE">
          <w:t>–</w:t>
        </w:r>
        <w:proofErr w:type="spellStart"/>
        <w:r w:rsidRPr="00F532CE">
          <w:t>outside</w:t>
        </w:r>
        <w:proofErr w:type="spellEnd"/>
        <w:r w:rsidRPr="00F532CE">
          <w:t>–</w:t>
        </w:r>
        <w:proofErr w:type="spellStart"/>
        <w:r w:rsidRPr="00F532CE">
          <w:t>beginning</w:t>
        </w:r>
      </w:ins>
      <w:proofErr w:type="spellEnd"/>
    </w:p>
    <w:p w14:paraId="0090D17F" w14:textId="4408E62B" w:rsidR="00642A99" w:rsidRPr="00AF3E68" w:rsidRDefault="00F532CE">
      <w:pPr>
        <w:spacing w:after="0"/>
        <w:ind w:firstLine="0"/>
        <w:pPrChange w:id="349" w:author="Kristijan Vrabec (kvrabec)" w:date="2018-12-09T21:05:00Z">
          <w:pPr>
            <w:ind w:firstLine="0"/>
          </w:pPr>
        </w:pPrChange>
      </w:pPr>
      <w:ins w:id="350" w:author="Kristijan Vrabec (kvrabec)" w:date="2018-12-09T13:28:00Z">
        <w:r w:rsidRPr="00F532CE">
          <w:t xml:space="preserve">CMD </w:t>
        </w:r>
      </w:ins>
      <w:ins w:id="351" w:author="Kristijan Vrabec (kvrabec)" w:date="2018-12-09T13:35:00Z">
        <w:r>
          <w:t xml:space="preserve">- </w:t>
        </w:r>
        <w:proofErr w:type="spellStart"/>
        <w:r w:rsidRPr="00F532CE">
          <w:t>Command</w:t>
        </w:r>
        <w:proofErr w:type="spellEnd"/>
        <w:r w:rsidRPr="00F532CE">
          <w:t xml:space="preserve"> </w:t>
        </w:r>
        <w:proofErr w:type="spellStart"/>
        <w:r w:rsidRPr="00F532CE">
          <w:t>Prompt</w:t>
        </w:r>
        <w:proofErr w:type="spellEnd"/>
        <w:r w:rsidRPr="00F532CE">
          <w:t xml:space="preserve"> </w:t>
        </w:r>
      </w:ins>
      <w:r w:rsidR="00642A99" w:rsidRPr="00AF3E68">
        <w:br w:type="page"/>
      </w:r>
    </w:p>
    <w:p w14:paraId="428A5A5F" w14:textId="77777777" w:rsidR="00230EB1" w:rsidRPr="00742CD9" w:rsidRDefault="00230EB1" w:rsidP="00803CF5">
      <w:pPr>
        <w:ind w:firstLine="0"/>
        <w:rPr>
          <w:rFonts w:cs="Arial"/>
          <w:b/>
          <w:sz w:val="22"/>
        </w:rPr>
      </w:pPr>
      <w:proofErr w:type="spellStart"/>
      <w:r w:rsidRPr="00742CD9">
        <w:rPr>
          <w:rFonts w:eastAsiaTheme="majorEastAsia" w:cs="Arial"/>
          <w:b/>
          <w:sz w:val="28"/>
          <w:szCs w:val="32"/>
          <w:lang w:val="en-US"/>
        </w:rPr>
        <w:lastRenderedPageBreak/>
        <w:t>Slike</w:t>
      </w:r>
      <w:proofErr w:type="spellEnd"/>
    </w:p>
    <w:p w14:paraId="32BB7D96" w14:textId="1AE054BC" w:rsidR="00DE2D71" w:rsidRDefault="00366E12">
      <w:pPr>
        <w:pStyle w:val="TableofFigures"/>
        <w:tabs>
          <w:tab w:val="right" w:leader="dot" w:pos="9062"/>
        </w:tabs>
        <w:rPr>
          <w:rFonts w:eastAsiaTheme="minorEastAsia" w:cstheme="minorBidi"/>
          <w:smallCaps w:val="0"/>
          <w:noProof/>
          <w:sz w:val="22"/>
          <w:szCs w:val="22"/>
          <w:lang w:eastAsia="hr-HR"/>
        </w:rPr>
      </w:pPr>
      <w:r w:rsidRPr="00E92FB5">
        <w:rPr>
          <w:sz w:val="24"/>
        </w:rPr>
        <w:fldChar w:fldCharType="begin"/>
      </w:r>
      <w:r w:rsidRPr="00E92FB5">
        <w:rPr>
          <w:sz w:val="24"/>
        </w:rPr>
        <w:instrText xml:space="preserve"> TOC \h \z \c "Slika" </w:instrText>
      </w:r>
      <w:r w:rsidRPr="00E92FB5">
        <w:rPr>
          <w:sz w:val="24"/>
        </w:rPr>
        <w:fldChar w:fldCharType="separate"/>
      </w:r>
      <w:r w:rsidR="00DE2D71" w:rsidRPr="007E2133">
        <w:rPr>
          <w:rStyle w:val="Hyperlink"/>
          <w:noProof/>
        </w:rPr>
        <w:fldChar w:fldCharType="begin"/>
      </w:r>
      <w:r w:rsidR="00DE2D71" w:rsidRPr="007E2133">
        <w:rPr>
          <w:rStyle w:val="Hyperlink"/>
          <w:noProof/>
        </w:rPr>
        <w:instrText xml:space="preserve"> </w:instrText>
      </w:r>
      <w:r w:rsidR="00DE2D71">
        <w:rPr>
          <w:noProof/>
        </w:rPr>
        <w:instrText>HYPERLINK \l "_Toc532138234"</w:instrText>
      </w:r>
      <w:r w:rsidR="00DE2D71" w:rsidRPr="007E2133">
        <w:rPr>
          <w:rStyle w:val="Hyperlink"/>
          <w:noProof/>
        </w:rPr>
        <w:instrText xml:space="preserve"> </w:instrText>
      </w:r>
      <w:r w:rsidR="00DE2D71" w:rsidRPr="007E2133">
        <w:rPr>
          <w:rStyle w:val="Hyperlink"/>
          <w:noProof/>
        </w:rPr>
        <w:fldChar w:fldCharType="separate"/>
      </w:r>
      <w:r w:rsidR="00DE2D71" w:rsidRPr="007E2133">
        <w:rPr>
          <w:rStyle w:val="Hyperlink"/>
          <w:noProof/>
        </w:rPr>
        <w:t>Slika 1 Dijagram procesa dubinske analize podataka</w:t>
      </w:r>
      <w:r w:rsidR="00DE2D71">
        <w:rPr>
          <w:noProof/>
          <w:webHidden/>
        </w:rPr>
        <w:tab/>
      </w:r>
      <w:r w:rsidR="00DE2D71">
        <w:rPr>
          <w:noProof/>
          <w:webHidden/>
        </w:rPr>
        <w:fldChar w:fldCharType="begin"/>
      </w:r>
      <w:r w:rsidR="00DE2D71">
        <w:rPr>
          <w:noProof/>
          <w:webHidden/>
        </w:rPr>
        <w:instrText xml:space="preserve"> PAGEREF _Toc532138234 \h </w:instrText>
      </w:r>
      <w:r w:rsidR="00DE2D71">
        <w:rPr>
          <w:noProof/>
          <w:webHidden/>
        </w:rPr>
      </w:r>
      <w:r w:rsidR="00DE2D71">
        <w:rPr>
          <w:noProof/>
          <w:webHidden/>
        </w:rPr>
        <w:fldChar w:fldCharType="separate"/>
      </w:r>
      <w:ins w:id="352" w:author="Kristijan Vrabec (kvrabec)" w:date="2018-12-10T19:08:00Z">
        <w:r w:rsidR="009C74BF">
          <w:rPr>
            <w:noProof/>
            <w:webHidden/>
          </w:rPr>
          <w:t>8</w:t>
        </w:r>
      </w:ins>
      <w:del w:id="353" w:author="Kristijan Vrabec (kvrabec)" w:date="2018-12-09T17:20:00Z">
        <w:r w:rsidR="00DE2D71" w:rsidDel="00952BF5">
          <w:rPr>
            <w:noProof/>
            <w:webHidden/>
          </w:rPr>
          <w:delText>11</w:delText>
        </w:r>
      </w:del>
      <w:r w:rsidR="00DE2D71">
        <w:rPr>
          <w:noProof/>
          <w:webHidden/>
        </w:rPr>
        <w:fldChar w:fldCharType="end"/>
      </w:r>
      <w:r w:rsidR="00DE2D71" w:rsidRPr="007E2133">
        <w:rPr>
          <w:rStyle w:val="Hyperlink"/>
          <w:noProof/>
        </w:rPr>
        <w:fldChar w:fldCharType="end"/>
      </w:r>
    </w:p>
    <w:p w14:paraId="5DCDB0D1" w14:textId="6D889D01"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"_Toc532138235"</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2 Primjer HTML koda sa "nebitnim" podacima</w:t>
      </w:r>
      <w:r>
        <w:rPr>
          <w:noProof/>
          <w:webHidden/>
        </w:rPr>
        <w:tab/>
      </w:r>
      <w:r>
        <w:rPr>
          <w:noProof/>
          <w:webHidden/>
        </w:rPr>
        <w:fldChar w:fldCharType="begin"/>
      </w:r>
      <w:r>
        <w:rPr>
          <w:noProof/>
          <w:webHidden/>
        </w:rPr>
        <w:instrText xml:space="preserve"> PAGEREF _Toc532138235 \h </w:instrText>
      </w:r>
      <w:r>
        <w:rPr>
          <w:noProof/>
          <w:webHidden/>
        </w:rPr>
      </w:r>
      <w:r>
        <w:rPr>
          <w:noProof/>
          <w:webHidden/>
        </w:rPr>
        <w:fldChar w:fldCharType="separate"/>
      </w:r>
      <w:ins w:id="354" w:author="Kristijan Vrabec (kvrabec)" w:date="2018-12-10T19:08:00Z">
        <w:r w:rsidR="009C74BF">
          <w:rPr>
            <w:noProof/>
            <w:webHidden/>
          </w:rPr>
          <w:t>10</w:t>
        </w:r>
      </w:ins>
      <w:del w:id="355" w:author="Kristijan Vrabec (kvrabec)" w:date="2018-12-09T17:20:00Z">
        <w:r w:rsidDel="00952BF5">
          <w:rPr>
            <w:noProof/>
            <w:webHidden/>
          </w:rPr>
          <w:delText>13</w:delText>
        </w:r>
      </w:del>
      <w:r>
        <w:rPr>
          <w:noProof/>
          <w:webHidden/>
        </w:rPr>
        <w:fldChar w:fldCharType="end"/>
      </w:r>
      <w:r w:rsidRPr="007E2133">
        <w:rPr>
          <w:rStyle w:val="Hyperlink"/>
          <w:noProof/>
        </w:rPr>
        <w:fldChar w:fldCharType="end"/>
      </w:r>
    </w:p>
    <w:p w14:paraId="37052D26" w14:textId="618E8149"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"_Toc532138236"</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3 Primjer POS označavanja</w:t>
      </w:r>
      <w:r>
        <w:rPr>
          <w:noProof/>
          <w:webHidden/>
        </w:rPr>
        <w:tab/>
      </w:r>
      <w:r>
        <w:rPr>
          <w:noProof/>
          <w:webHidden/>
        </w:rPr>
        <w:fldChar w:fldCharType="begin"/>
      </w:r>
      <w:r>
        <w:rPr>
          <w:noProof/>
          <w:webHidden/>
        </w:rPr>
        <w:instrText xml:space="preserve"> PAGEREF _Toc532138236 \h </w:instrText>
      </w:r>
      <w:r>
        <w:rPr>
          <w:noProof/>
          <w:webHidden/>
        </w:rPr>
      </w:r>
      <w:r>
        <w:rPr>
          <w:noProof/>
          <w:webHidden/>
        </w:rPr>
        <w:fldChar w:fldCharType="separate"/>
      </w:r>
      <w:ins w:id="356" w:author="Kristijan Vrabec (kvrabec)" w:date="2018-12-10T19:08:00Z">
        <w:r w:rsidR="009C74BF">
          <w:rPr>
            <w:noProof/>
            <w:webHidden/>
          </w:rPr>
          <w:t>11</w:t>
        </w:r>
      </w:ins>
      <w:del w:id="357" w:author="Kristijan Vrabec (kvrabec)" w:date="2018-12-09T17:20:00Z">
        <w:r w:rsidDel="00952BF5">
          <w:rPr>
            <w:noProof/>
            <w:webHidden/>
          </w:rPr>
          <w:delText>14</w:delText>
        </w:r>
      </w:del>
      <w:r>
        <w:rPr>
          <w:noProof/>
          <w:webHidden/>
        </w:rPr>
        <w:fldChar w:fldCharType="end"/>
      </w:r>
      <w:r w:rsidRPr="007E2133">
        <w:rPr>
          <w:rStyle w:val="Hyperlink"/>
          <w:noProof/>
        </w:rPr>
        <w:fldChar w:fldCharType="end"/>
      </w:r>
    </w:p>
    <w:p w14:paraId="5CA1E1DF" w14:textId="0B4DBE65"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"_Toc532138237"</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4 Tehnologije dubinske analize podataka</w:t>
      </w:r>
      <w:r>
        <w:rPr>
          <w:noProof/>
          <w:webHidden/>
        </w:rPr>
        <w:tab/>
      </w:r>
      <w:r>
        <w:rPr>
          <w:noProof/>
          <w:webHidden/>
        </w:rPr>
        <w:fldChar w:fldCharType="begin"/>
      </w:r>
      <w:r>
        <w:rPr>
          <w:noProof/>
          <w:webHidden/>
        </w:rPr>
        <w:instrText xml:space="preserve"> PAGEREF _Toc532138237 \h </w:instrText>
      </w:r>
      <w:r>
        <w:rPr>
          <w:noProof/>
          <w:webHidden/>
        </w:rPr>
      </w:r>
      <w:r>
        <w:rPr>
          <w:noProof/>
          <w:webHidden/>
        </w:rPr>
        <w:fldChar w:fldCharType="separate"/>
      </w:r>
      <w:ins w:id="358" w:author="Kristijan Vrabec (kvrabec)" w:date="2018-12-10T19:08:00Z">
        <w:r w:rsidR="009C74BF">
          <w:rPr>
            <w:noProof/>
            <w:webHidden/>
          </w:rPr>
          <w:t>13</w:t>
        </w:r>
      </w:ins>
      <w:del w:id="359" w:author="Kristijan Vrabec (kvrabec)" w:date="2018-12-09T17:20:00Z">
        <w:r w:rsidDel="00952BF5">
          <w:rPr>
            <w:noProof/>
            <w:webHidden/>
          </w:rPr>
          <w:delText>16</w:delText>
        </w:r>
      </w:del>
      <w:r>
        <w:rPr>
          <w:noProof/>
          <w:webHidden/>
        </w:rPr>
        <w:fldChar w:fldCharType="end"/>
      </w:r>
      <w:r w:rsidRPr="007E2133">
        <w:rPr>
          <w:rStyle w:val="Hyperlink"/>
          <w:noProof/>
        </w:rPr>
        <w:fldChar w:fldCharType="end"/>
      </w:r>
    </w:p>
    <w:p w14:paraId="49630466" w14:textId="1D528EA6"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"_Toc532138238"</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5 Nadzirano učenje</w:t>
      </w:r>
      <w:r>
        <w:rPr>
          <w:noProof/>
          <w:webHidden/>
        </w:rPr>
        <w:tab/>
      </w:r>
      <w:r>
        <w:rPr>
          <w:noProof/>
          <w:webHidden/>
        </w:rPr>
        <w:fldChar w:fldCharType="begin"/>
      </w:r>
      <w:r>
        <w:rPr>
          <w:noProof/>
          <w:webHidden/>
        </w:rPr>
        <w:instrText xml:space="preserve"> PAGEREF _Toc532138238 \h </w:instrText>
      </w:r>
      <w:r>
        <w:rPr>
          <w:noProof/>
          <w:webHidden/>
        </w:rPr>
      </w:r>
      <w:r>
        <w:rPr>
          <w:noProof/>
          <w:webHidden/>
        </w:rPr>
        <w:fldChar w:fldCharType="separate"/>
      </w:r>
      <w:ins w:id="360" w:author="Kristijan Vrabec (kvrabec)" w:date="2018-12-10T19:08:00Z">
        <w:r w:rsidR="009C74BF">
          <w:rPr>
            <w:noProof/>
            <w:webHidden/>
          </w:rPr>
          <w:t>18</w:t>
        </w:r>
      </w:ins>
      <w:del w:id="361" w:author="Kristijan Vrabec (kvrabec)" w:date="2018-12-09T17:20:00Z">
        <w:r w:rsidDel="00952BF5">
          <w:rPr>
            <w:noProof/>
            <w:webHidden/>
          </w:rPr>
          <w:delText>21</w:delText>
        </w:r>
      </w:del>
      <w:r>
        <w:rPr>
          <w:noProof/>
          <w:webHidden/>
        </w:rPr>
        <w:fldChar w:fldCharType="end"/>
      </w:r>
      <w:r w:rsidRPr="007E2133">
        <w:rPr>
          <w:rStyle w:val="Hyperlink"/>
          <w:noProof/>
        </w:rPr>
        <w:fldChar w:fldCharType="end"/>
      </w:r>
    </w:p>
    <w:p w14:paraId="76AC9578" w14:textId="78E2B173"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"_Toc532138239"</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6 Nenadzirano učenje</w:t>
      </w:r>
      <w:r>
        <w:rPr>
          <w:noProof/>
          <w:webHidden/>
        </w:rPr>
        <w:tab/>
      </w:r>
      <w:r>
        <w:rPr>
          <w:noProof/>
          <w:webHidden/>
        </w:rPr>
        <w:fldChar w:fldCharType="begin"/>
      </w:r>
      <w:r>
        <w:rPr>
          <w:noProof/>
          <w:webHidden/>
        </w:rPr>
        <w:instrText xml:space="preserve"> PAGEREF _Toc532138239 \h </w:instrText>
      </w:r>
      <w:r>
        <w:rPr>
          <w:noProof/>
          <w:webHidden/>
        </w:rPr>
      </w:r>
      <w:r>
        <w:rPr>
          <w:noProof/>
          <w:webHidden/>
        </w:rPr>
        <w:fldChar w:fldCharType="separate"/>
      </w:r>
      <w:ins w:id="362" w:author="Kristijan Vrabec (kvrabec)" w:date="2018-12-10T19:08:00Z">
        <w:r w:rsidR="009C74BF">
          <w:rPr>
            <w:noProof/>
            <w:webHidden/>
          </w:rPr>
          <w:t>18</w:t>
        </w:r>
      </w:ins>
      <w:del w:id="363" w:author="Kristijan Vrabec (kvrabec)" w:date="2018-12-09T17:20:00Z">
        <w:r w:rsidDel="00952BF5">
          <w:rPr>
            <w:noProof/>
            <w:webHidden/>
          </w:rPr>
          <w:delText>21</w:delText>
        </w:r>
      </w:del>
      <w:r>
        <w:rPr>
          <w:noProof/>
          <w:webHidden/>
        </w:rPr>
        <w:fldChar w:fldCharType="end"/>
      </w:r>
      <w:r w:rsidRPr="007E2133">
        <w:rPr>
          <w:rStyle w:val="Hyperlink"/>
          <w:noProof/>
        </w:rPr>
        <w:fldChar w:fldCharType="end"/>
      </w:r>
    </w:p>
    <w:p w14:paraId="55EF0352" w14:textId="4899C26C"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"_Toc532138240"</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7 Primjer nepotpunih/netočnih podataka</w:t>
      </w:r>
      <w:r>
        <w:rPr>
          <w:noProof/>
          <w:webHidden/>
        </w:rPr>
        <w:tab/>
      </w:r>
      <w:r>
        <w:rPr>
          <w:noProof/>
          <w:webHidden/>
        </w:rPr>
        <w:fldChar w:fldCharType="begin"/>
      </w:r>
      <w:r>
        <w:rPr>
          <w:noProof/>
          <w:webHidden/>
        </w:rPr>
        <w:instrText xml:space="preserve"> PAGEREF _Toc532138240 \h </w:instrText>
      </w:r>
      <w:r>
        <w:rPr>
          <w:noProof/>
          <w:webHidden/>
        </w:rPr>
      </w:r>
      <w:r>
        <w:rPr>
          <w:noProof/>
          <w:webHidden/>
        </w:rPr>
        <w:fldChar w:fldCharType="separate"/>
      </w:r>
      <w:ins w:id="364" w:author="Kristijan Vrabec (kvrabec)" w:date="2018-12-10T19:08:00Z">
        <w:r w:rsidR="009C74BF">
          <w:rPr>
            <w:noProof/>
            <w:webHidden/>
          </w:rPr>
          <w:t>19</w:t>
        </w:r>
      </w:ins>
      <w:del w:id="365" w:author="Kristijan Vrabec (kvrabec)" w:date="2018-12-09T17:20:00Z">
        <w:r w:rsidDel="00952BF5">
          <w:rPr>
            <w:noProof/>
            <w:webHidden/>
          </w:rPr>
          <w:delText>22</w:delText>
        </w:r>
      </w:del>
      <w:r>
        <w:rPr>
          <w:noProof/>
          <w:webHidden/>
        </w:rPr>
        <w:fldChar w:fldCharType="end"/>
      </w:r>
      <w:r w:rsidRPr="007E2133">
        <w:rPr>
          <w:rStyle w:val="Hyperlink"/>
          <w:noProof/>
        </w:rPr>
        <w:fldChar w:fldCharType="end"/>
      </w:r>
    </w:p>
    <w:p w14:paraId="4D5F3BD4" w14:textId="090A48E0"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"_Toc532138241"</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8 Podjela početnog seta podataka na trening i test set</w:t>
      </w:r>
      <w:r>
        <w:rPr>
          <w:noProof/>
          <w:webHidden/>
        </w:rPr>
        <w:tab/>
      </w:r>
      <w:r>
        <w:rPr>
          <w:noProof/>
          <w:webHidden/>
        </w:rPr>
        <w:fldChar w:fldCharType="begin"/>
      </w:r>
      <w:r>
        <w:rPr>
          <w:noProof/>
          <w:webHidden/>
        </w:rPr>
        <w:instrText xml:space="preserve"> PAGEREF _Toc532138241 \h </w:instrText>
      </w:r>
      <w:r>
        <w:rPr>
          <w:noProof/>
          <w:webHidden/>
        </w:rPr>
      </w:r>
      <w:r>
        <w:rPr>
          <w:noProof/>
          <w:webHidden/>
        </w:rPr>
        <w:fldChar w:fldCharType="separate"/>
      </w:r>
      <w:ins w:id="366" w:author="Kristijan Vrabec (kvrabec)" w:date="2018-12-10T19:08:00Z">
        <w:r w:rsidR="009C74BF">
          <w:rPr>
            <w:noProof/>
            <w:webHidden/>
          </w:rPr>
          <w:t>20</w:t>
        </w:r>
      </w:ins>
      <w:del w:id="367" w:author="Kristijan Vrabec (kvrabec)" w:date="2018-12-09T17:20:00Z">
        <w:r w:rsidDel="00952BF5">
          <w:rPr>
            <w:noProof/>
            <w:webHidden/>
          </w:rPr>
          <w:delText>23</w:delText>
        </w:r>
      </w:del>
      <w:r>
        <w:rPr>
          <w:noProof/>
          <w:webHidden/>
        </w:rPr>
        <w:fldChar w:fldCharType="end"/>
      </w:r>
      <w:r w:rsidRPr="007E2133">
        <w:rPr>
          <w:rStyle w:val="Hyperlink"/>
          <w:noProof/>
        </w:rPr>
        <w:fldChar w:fldCharType="end"/>
      </w:r>
    </w:p>
    <w:p w14:paraId="59870217" w14:textId="440379B3"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"_Toc532138242"</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9 Primjer regresijske linije Udjel poreza u BDP u usporedbi s BDP po glavi</w:t>
      </w:r>
      <w:r>
        <w:rPr>
          <w:noProof/>
          <w:webHidden/>
        </w:rPr>
        <w:tab/>
      </w:r>
      <w:r>
        <w:rPr>
          <w:noProof/>
          <w:webHidden/>
        </w:rPr>
        <w:fldChar w:fldCharType="begin"/>
      </w:r>
      <w:r>
        <w:rPr>
          <w:noProof/>
          <w:webHidden/>
        </w:rPr>
        <w:instrText xml:space="preserve"> PAGEREF _Toc532138242 \h </w:instrText>
      </w:r>
      <w:r>
        <w:rPr>
          <w:noProof/>
          <w:webHidden/>
        </w:rPr>
      </w:r>
      <w:r>
        <w:rPr>
          <w:noProof/>
          <w:webHidden/>
        </w:rPr>
        <w:fldChar w:fldCharType="separate"/>
      </w:r>
      <w:ins w:id="368" w:author="Kristijan Vrabec (kvrabec)" w:date="2018-12-10T19:08:00Z">
        <w:r w:rsidR="009C74BF">
          <w:rPr>
            <w:noProof/>
            <w:webHidden/>
          </w:rPr>
          <w:t>21</w:t>
        </w:r>
      </w:ins>
      <w:del w:id="369" w:author="Kristijan Vrabec (kvrabec)" w:date="2018-12-09T17:20:00Z">
        <w:r w:rsidDel="00952BF5">
          <w:rPr>
            <w:noProof/>
            <w:webHidden/>
          </w:rPr>
          <w:delText>24</w:delText>
        </w:r>
      </w:del>
      <w:r>
        <w:rPr>
          <w:noProof/>
          <w:webHidden/>
        </w:rPr>
        <w:fldChar w:fldCharType="end"/>
      </w:r>
      <w:r w:rsidRPr="007E2133">
        <w:rPr>
          <w:rStyle w:val="Hyperlink"/>
          <w:noProof/>
        </w:rPr>
        <w:fldChar w:fldCharType="end"/>
      </w:r>
    </w:p>
    <w:p w14:paraId="2B681089" w14:textId="1AC12CBA"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"_Toc532138243"</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10 Graf stope netočnosti po vremenu</w:t>
      </w:r>
      <w:r>
        <w:rPr>
          <w:noProof/>
          <w:webHidden/>
        </w:rPr>
        <w:tab/>
      </w:r>
      <w:r>
        <w:rPr>
          <w:noProof/>
          <w:webHidden/>
        </w:rPr>
        <w:fldChar w:fldCharType="begin"/>
      </w:r>
      <w:r>
        <w:rPr>
          <w:noProof/>
          <w:webHidden/>
        </w:rPr>
        <w:instrText xml:space="preserve"> PAGEREF _Toc532138243 \h </w:instrText>
      </w:r>
      <w:r>
        <w:rPr>
          <w:noProof/>
          <w:webHidden/>
        </w:rPr>
      </w:r>
      <w:r>
        <w:rPr>
          <w:noProof/>
          <w:webHidden/>
        </w:rPr>
        <w:fldChar w:fldCharType="separate"/>
      </w:r>
      <w:ins w:id="370" w:author="Kristijan Vrabec (kvrabec)" w:date="2018-12-10T19:08:00Z">
        <w:r w:rsidR="009C74BF">
          <w:rPr>
            <w:noProof/>
            <w:webHidden/>
          </w:rPr>
          <w:t>23</w:t>
        </w:r>
      </w:ins>
      <w:del w:id="371" w:author="Kristijan Vrabec (kvrabec)" w:date="2018-12-09T17:20:00Z">
        <w:r w:rsidDel="00952BF5">
          <w:rPr>
            <w:noProof/>
            <w:webHidden/>
          </w:rPr>
          <w:delText>26</w:delText>
        </w:r>
      </w:del>
      <w:r>
        <w:rPr>
          <w:noProof/>
          <w:webHidden/>
        </w:rPr>
        <w:fldChar w:fldCharType="end"/>
      </w:r>
      <w:r w:rsidRPr="007E2133">
        <w:rPr>
          <w:rStyle w:val="Hyperlink"/>
          <w:noProof/>
        </w:rPr>
        <w:fldChar w:fldCharType="end"/>
      </w:r>
    </w:p>
    <w:p w14:paraId="524F2BFD" w14:textId="74B3CF46"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"_Toc532138244"</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11 Utjecaj stope učenja na stopu netočnosti</w:t>
      </w:r>
      <w:r>
        <w:rPr>
          <w:noProof/>
          <w:webHidden/>
        </w:rPr>
        <w:tab/>
      </w:r>
      <w:r>
        <w:rPr>
          <w:noProof/>
          <w:webHidden/>
        </w:rPr>
        <w:fldChar w:fldCharType="begin"/>
      </w:r>
      <w:r>
        <w:rPr>
          <w:noProof/>
          <w:webHidden/>
        </w:rPr>
        <w:instrText xml:space="preserve"> PAGEREF _Toc532138244 \h </w:instrText>
      </w:r>
      <w:r>
        <w:rPr>
          <w:noProof/>
          <w:webHidden/>
        </w:rPr>
      </w:r>
      <w:r>
        <w:rPr>
          <w:noProof/>
          <w:webHidden/>
        </w:rPr>
        <w:fldChar w:fldCharType="separate"/>
      </w:r>
      <w:ins w:id="372" w:author="Kristijan Vrabec (kvrabec)" w:date="2018-12-10T19:08:00Z">
        <w:r w:rsidR="009C74BF">
          <w:rPr>
            <w:noProof/>
            <w:webHidden/>
          </w:rPr>
          <w:t>25</w:t>
        </w:r>
      </w:ins>
      <w:del w:id="373" w:author="Kristijan Vrabec (kvrabec)" w:date="2018-12-09T17:20:00Z">
        <w:r w:rsidDel="00952BF5">
          <w:rPr>
            <w:noProof/>
            <w:webHidden/>
          </w:rPr>
          <w:delText>28</w:delText>
        </w:r>
      </w:del>
      <w:r>
        <w:rPr>
          <w:noProof/>
          <w:webHidden/>
        </w:rPr>
        <w:fldChar w:fldCharType="end"/>
      </w:r>
      <w:r w:rsidRPr="007E2133">
        <w:rPr>
          <w:rStyle w:val="Hyperlink"/>
          <w:noProof/>
        </w:rPr>
        <w:fldChar w:fldCharType="end"/>
      </w:r>
    </w:p>
    <w:p w14:paraId="4257690B" w14:textId="40F70BB4"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"_Toc532138245"</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12 Primjer TensorBoard vizualizacije</w:t>
      </w:r>
      <w:r>
        <w:rPr>
          <w:noProof/>
          <w:webHidden/>
        </w:rPr>
        <w:tab/>
      </w:r>
      <w:r>
        <w:rPr>
          <w:noProof/>
          <w:webHidden/>
        </w:rPr>
        <w:fldChar w:fldCharType="begin"/>
      </w:r>
      <w:r>
        <w:rPr>
          <w:noProof/>
          <w:webHidden/>
        </w:rPr>
        <w:instrText xml:space="preserve"> PAGEREF _Toc532138245 \h </w:instrText>
      </w:r>
      <w:r>
        <w:rPr>
          <w:noProof/>
          <w:webHidden/>
        </w:rPr>
      </w:r>
      <w:r>
        <w:rPr>
          <w:noProof/>
          <w:webHidden/>
        </w:rPr>
        <w:fldChar w:fldCharType="separate"/>
      </w:r>
      <w:ins w:id="374" w:author="Kristijan Vrabec (kvrabec)" w:date="2018-12-10T19:08:00Z">
        <w:r w:rsidR="009C74BF">
          <w:rPr>
            <w:noProof/>
            <w:webHidden/>
          </w:rPr>
          <w:t>27</w:t>
        </w:r>
      </w:ins>
      <w:del w:id="375" w:author="Kristijan Vrabec (kvrabec)" w:date="2018-12-09T17:20:00Z">
        <w:r w:rsidDel="00952BF5">
          <w:rPr>
            <w:noProof/>
            <w:webHidden/>
          </w:rPr>
          <w:delText>30</w:delText>
        </w:r>
      </w:del>
      <w:r>
        <w:rPr>
          <w:noProof/>
          <w:webHidden/>
        </w:rPr>
        <w:fldChar w:fldCharType="end"/>
      </w:r>
      <w:r w:rsidRPr="007E2133">
        <w:rPr>
          <w:rStyle w:val="Hyperlink"/>
          <w:noProof/>
        </w:rPr>
        <w:fldChar w:fldCharType="end"/>
      </w:r>
    </w:p>
    <w:p w14:paraId="2E65A68F" w14:textId="7A8323C9"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"_Toc532138246"</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13 Keras logo</w:t>
      </w:r>
      <w:r>
        <w:rPr>
          <w:noProof/>
          <w:webHidden/>
        </w:rPr>
        <w:tab/>
      </w:r>
      <w:r>
        <w:rPr>
          <w:noProof/>
          <w:webHidden/>
        </w:rPr>
        <w:fldChar w:fldCharType="begin"/>
      </w:r>
      <w:r>
        <w:rPr>
          <w:noProof/>
          <w:webHidden/>
        </w:rPr>
        <w:instrText xml:space="preserve"> PAGEREF _Toc532138246 \h </w:instrText>
      </w:r>
      <w:r>
        <w:rPr>
          <w:noProof/>
          <w:webHidden/>
        </w:rPr>
      </w:r>
      <w:r>
        <w:rPr>
          <w:noProof/>
          <w:webHidden/>
        </w:rPr>
        <w:fldChar w:fldCharType="separate"/>
      </w:r>
      <w:ins w:id="376" w:author="Kristijan Vrabec (kvrabec)" w:date="2018-12-10T19:08:00Z">
        <w:r w:rsidR="009C74BF">
          <w:rPr>
            <w:noProof/>
            <w:webHidden/>
          </w:rPr>
          <w:t>28</w:t>
        </w:r>
      </w:ins>
      <w:del w:id="377" w:author="Kristijan Vrabec (kvrabec)" w:date="2018-12-09T17:20:00Z">
        <w:r w:rsidDel="00952BF5">
          <w:rPr>
            <w:noProof/>
            <w:webHidden/>
          </w:rPr>
          <w:delText>31</w:delText>
        </w:r>
      </w:del>
      <w:r>
        <w:rPr>
          <w:noProof/>
          <w:webHidden/>
        </w:rPr>
        <w:fldChar w:fldCharType="end"/>
      </w:r>
      <w:r w:rsidRPr="007E2133">
        <w:rPr>
          <w:rStyle w:val="Hyperlink"/>
          <w:noProof/>
        </w:rPr>
        <w:fldChar w:fldCharType="end"/>
      </w:r>
    </w:p>
    <w:p w14:paraId="0CB39471" w14:textId="7E440498"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"_Toc532138247"</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14 Amazon Web Services logo</w:t>
      </w:r>
      <w:r>
        <w:rPr>
          <w:noProof/>
          <w:webHidden/>
        </w:rPr>
        <w:tab/>
      </w:r>
      <w:r>
        <w:rPr>
          <w:noProof/>
          <w:webHidden/>
        </w:rPr>
        <w:fldChar w:fldCharType="begin"/>
      </w:r>
      <w:r>
        <w:rPr>
          <w:noProof/>
          <w:webHidden/>
        </w:rPr>
        <w:instrText xml:space="preserve"> PAGEREF _Toc532138247 \h </w:instrText>
      </w:r>
      <w:r>
        <w:rPr>
          <w:noProof/>
          <w:webHidden/>
        </w:rPr>
      </w:r>
      <w:r>
        <w:rPr>
          <w:noProof/>
          <w:webHidden/>
        </w:rPr>
        <w:fldChar w:fldCharType="separate"/>
      </w:r>
      <w:ins w:id="378" w:author="Kristijan Vrabec (kvrabec)" w:date="2018-12-10T19:08:00Z">
        <w:r w:rsidR="009C74BF">
          <w:rPr>
            <w:noProof/>
            <w:webHidden/>
          </w:rPr>
          <w:t>30</w:t>
        </w:r>
      </w:ins>
      <w:del w:id="379" w:author="Kristijan Vrabec (kvrabec)" w:date="2018-12-09T18:31:00Z">
        <w:r w:rsidR="00AC6DBC" w:rsidDel="008178A2">
          <w:rPr>
            <w:noProof/>
            <w:webHidden/>
          </w:rPr>
          <w:delText>33</w:delText>
        </w:r>
      </w:del>
      <w:r>
        <w:rPr>
          <w:noProof/>
          <w:webHidden/>
        </w:rPr>
        <w:fldChar w:fldCharType="end"/>
      </w:r>
      <w:r w:rsidRPr="007E2133">
        <w:rPr>
          <w:rStyle w:val="Hyperlink"/>
          <w:noProof/>
        </w:rPr>
        <w:fldChar w:fldCharType="end"/>
      </w:r>
    </w:p>
    <w:p w14:paraId="60527A62" w14:textId="19FC32D9"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"_Toc532138248"</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15 Mnogobrojan izbor verzija za preuzimanje Python programskoj jezika</w:t>
      </w:r>
      <w:r>
        <w:rPr>
          <w:noProof/>
          <w:webHidden/>
        </w:rPr>
        <w:tab/>
      </w:r>
      <w:r>
        <w:rPr>
          <w:noProof/>
          <w:webHidden/>
        </w:rPr>
        <w:fldChar w:fldCharType="begin"/>
      </w:r>
      <w:r>
        <w:rPr>
          <w:noProof/>
          <w:webHidden/>
        </w:rPr>
        <w:instrText xml:space="preserve"> PAGEREF _Toc532138248 \h </w:instrText>
      </w:r>
      <w:r>
        <w:rPr>
          <w:noProof/>
          <w:webHidden/>
        </w:rPr>
      </w:r>
      <w:r>
        <w:rPr>
          <w:noProof/>
          <w:webHidden/>
        </w:rPr>
        <w:fldChar w:fldCharType="separate"/>
      </w:r>
      <w:ins w:id="380" w:author="Kristijan Vrabec (kvrabec)" w:date="2018-12-10T19:08:00Z">
        <w:r w:rsidR="009C74BF">
          <w:rPr>
            <w:noProof/>
            <w:webHidden/>
          </w:rPr>
          <w:t>34</w:t>
        </w:r>
      </w:ins>
      <w:del w:id="381" w:author="Kristijan Vrabec (kvrabec)" w:date="2018-12-09T18:31:00Z">
        <w:r w:rsidR="00AC6DBC" w:rsidDel="008178A2">
          <w:rPr>
            <w:noProof/>
            <w:webHidden/>
          </w:rPr>
          <w:delText>37</w:delText>
        </w:r>
      </w:del>
      <w:r>
        <w:rPr>
          <w:noProof/>
          <w:webHidden/>
        </w:rPr>
        <w:fldChar w:fldCharType="end"/>
      </w:r>
      <w:r w:rsidRPr="007E2133">
        <w:rPr>
          <w:rStyle w:val="Hyperlink"/>
          <w:noProof/>
        </w:rPr>
        <w:fldChar w:fldCharType="end"/>
      </w:r>
    </w:p>
    <w:p w14:paraId="572DD871" w14:textId="183051F3"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"_Toc532138249"</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16 Python instalacijski prozor</w:t>
      </w:r>
      <w:r>
        <w:rPr>
          <w:noProof/>
          <w:webHidden/>
        </w:rPr>
        <w:tab/>
      </w:r>
      <w:r>
        <w:rPr>
          <w:noProof/>
          <w:webHidden/>
        </w:rPr>
        <w:fldChar w:fldCharType="begin"/>
      </w:r>
      <w:r>
        <w:rPr>
          <w:noProof/>
          <w:webHidden/>
        </w:rPr>
        <w:instrText xml:space="preserve"> PAGEREF _Toc532138249 \h </w:instrText>
      </w:r>
      <w:r>
        <w:rPr>
          <w:noProof/>
          <w:webHidden/>
        </w:rPr>
      </w:r>
      <w:r>
        <w:rPr>
          <w:noProof/>
          <w:webHidden/>
        </w:rPr>
        <w:fldChar w:fldCharType="separate"/>
      </w:r>
      <w:ins w:id="382" w:author="Kristijan Vrabec (kvrabec)" w:date="2018-12-10T19:08:00Z">
        <w:r w:rsidR="009C74BF">
          <w:rPr>
            <w:noProof/>
            <w:webHidden/>
          </w:rPr>
          <w:t>34</w:t>
        </w:r>
      </w:ins>
      <w:del w:id="383" w:author="Kristijan Vrabec (kvrabec)" w:date="2018-12-09T17:20:00Z">
        <w:r w:rsidDel="00952BF5">
          <w:rPr>
            <w:noProof/>
            <w:webHidden/>
          </w:rPr>
          <w:delText>37</w:delText>
        </w:r>
      </w:del>
      <w:r>
        <w:rPr>
          <w:noProof/>
          <w:webHidden/>
        </w:rPr>
        <w:fldChar w:fldCharType="end"/>
      </w:r>
      <w:r w:rsidRPr="007E2133">
        <w:rPr>
          <w:rStyle w:val="Hyperlink"/>
          <w:noProof/>
        </w:rPr>
        <w:fldChar w:fldCharType="end"/>
      </w:r>
    </w:p>
    <w:p w14:paraId="14D554E6" w14:textId="610B88C3" w:rsidR="00DE2D71" w:rsidRDefault="00DE2D71">
      <w:pPr>
        <w:pStyle w:val="TableofFigures"/>
        <w:tabs>
          <w:tab w:val="right" w:leader="dot" w:pos="9062"/>
        </w:tabs>
        <w:rPr>
          <w:rFonts w:eastAsiaTheme="minorEastAsia" w:cstheme="minorBidi"/>
          <w:smallCaps w:val="0"/>
          <w:noProof/>
          <w:sz w:val="22"/>
          <w:szCs w:val="22"/>
          <w:lang w:eastAsia="hr-HR"/>
        </w:rPr>
      </w:pPr>
      <w:r w:rsidRPr="007E2133">
        <w:rPr>
          <w:rStyle w:val="Hyperlink"/>
          <w:noProof/>
        </w:rPr>
        <w:fldChar w:fldCharType="begin"/>
      </w:r>
      <w:r w:rsidRPr="007E2133">
        <w:rPr>
          <w:rStyle w:val="Hyperlink"/>
          <w:noProof/>
        </w:rPr>
        <w:instrText xml:space="preserve"> </w:instrText>
      </w:r>
      <w:r>
        <w:rPr>
          <w:noProof/>
        </w:rPr>
        <w:instrText>HYPERLINK \l "_Toc532138250"</w:instrText>
      </w:r>
      <w:r w:rsidRPr="007E2133">
        <w:rPr>
          <w:rStyle w:val="Hyperlink"/>
          <w:noProof/>
        </w:rPr>
        <w:instrText xml:space="preserve"> </w:instrText>
      </w:r>
      <w:r w:rsidRPr="007E2133">
        <w:rPr>
          <w:rStyle w:val="Hyperlink"/>
          <w:noProof/>
        </w:rPr>
        <w:fldChar w:fldCharType="separate"/>
      </w:r>
      <w:r w:rsidRPr="007E2133">
        <w:rPr>
          <w:rStyle w:val="Hyperlink"/>
          <w:noProof/>
        </w:rPr>
        <w:t>Slika 17 Python u CMD-u</w:t>
      </w:r>
      <w:r>
        <w:rPr>
          <w:noProof/>
          <w:webHidden/>
        </w:rPr>
        <w:tab/>
      </w:r>
      <w:r>
        <w:rPr>
          <w:noProof/>
          <w:webHidden/>
        </w:rPr>
        <w:fldChar w:fldCharType="begin"/>
      </w:r>
      <w:r>
        <w:rPr>
          <w:noProof/>
          <w:webHidden/>
        </w:rPr>
        <w:instrText xml:space="preserve"> PAGEREF _Toc532138250 \h </w:instrText>
      </w:r>
      <w:r>
        <w:rPr>
          <w:noProof/>
          <w:webHidden/>
        </w:rPr>
      </w:r>
      <w:r>
        <w:rPr>
          <w:noProof/>
          <w:webHidden/>
        </w:rPr>
        <w:fldChar w:fldCharType="separate"/>
      </w:r>
      <w:ins w:id="384" w:author="Kristijan Vrabec (kvrabec)" w:date="2018-12-10T19:08:00Z">
        <w:r w:rsidR="009C74BF">
          <w:rPr>
            <w:noProof/>
            <w:webHidden/>
          </w:rPr>
          <w:t>35</w:t>
        </w:r>
      </w:ins>
      <w:del w:id="385" w:author="Kristijan Vrabec (kvrabec)" w:date="2018-12-09T17:20:00Z">
        <w:r w:rsidDel="00952BF5">
          <w:rPr>
            <w:noProof/>
            <w:webHidden/>
          </w:rPr>
          <w:delText>38</w:delText>
        </w:r>
      </w:del>
      <w:r>
        <w:rPr>
          <w:noProof/>
          <w:webHidden/>
        </w:rPr>
        <w:fldChar w:fldCharType="end"/>
      </w:r>
      <w:r w:rsidRPr="007E2133">
        <w:rPr>
          <w:rStyle w:val="Hyperlink"/>
          <w:noProof/>
        </w:rPr>
        <w:fldChar w:fldCharType="end"/>
      </w:r>
    </w:p>
    <w:p w14:paraId="5335EC92" w14:textId="4DDD02A6" w:rsidR="00186A8C" w:rsidDel="00DE2D71" w:rsidRDefault="00186A8C">
      <w:pPr>
        <w:pStyle w:val="TableofFigures"/>
        <w:tabs>
          <w:tab w:val="right" w:leader="dot" w:pos="9062"/>
        </w:tabs>
        <w:rPr>
          <w:del w:id="386" w:author="Kristijan Vrabec (kvrabec)" w:date="2018-12-09T17:01:00Z"/>
          <w:rFonts w:eastAsiaTheme="minorEastAsia" w:cstheme="minorBidi"/>
          <w:smallCaps w:val="0"/>
          <w:noProof/>
          <w:sz w:val="22"/>
          <w:szCs w:val="22"/>
          <w:lang w:eastAsia="hr-HR"/>
        </w:rPr>
      </w:pPr>
      <w:del w:id="387" w:author="Kristijan Vrabec (kvrabec)" w:date="2018-12-09T17:01:00Z">
        <w:r w:rsidRPr="00952BF5" w:rsidDel="00DE2D71">
          <w:rPr>
            <w:rStyle w:val="Hyperlink"/>
            <w:noProof/>
          </w:rPr>
          <w:delText>Slika 1 Dijagram procesa dubinsk</w:delText>
        </w:r>
        <w:r w:rsidRPr="00DE2D71" w:rsidDel="00DE2D71">
          <w:rPr>
            <w:rStyle w:val="Hyperlink"/>
            <w:smallCaps w:val="0"/>
            <w:noProof/>
          </w:rPr>
          <w:delText>e analize podataka</w:delText>
        </w:r>
        <w:r w:rsidDel="00DE2D71">
          <w:rPr>
            <w:noProof/>
            <w:webHidden/>
          </w:rPr>
          <w:tab/>
          <w:delText>8</w:delText>
        </w:r>
      </w:del>
    </w:p>
    <w:p w14:paraId="56C17CDF" w14:textId="2649BD68" w:rsidR="00186A8C" w:rsidDel="00DE2D71" w:rsidRDefault="00186A8C">
      <w:pPr>
        <w:pStyle w:val="TableofFigures"/>
        <w:tabs>
          <w:tab w:val="right" w:leader="dot" w:pos="9062"/>
        </w:tabs>
        <w:rPr>
          <w:del w:id="388" w:author="Kristijan Vrabec (kvrabec)" w:date="2018-12-09T17:01:00Z"/>
          <w:rFonts w:eastAsiaTheme="minorEastAsia" w:cstheme="minorBidi"/>
          <w:smallCaps w:val="0"/>
          <w:noProof/>
          <w:sz w:val="22"/>
          <w:szCs w:val="22"/>
          <w:lang w:eastAsia="hr-HR"/>
        </w:rPr>
      </w:pPr>
      <w:del w:id="389" w:author="Kristijan Vrabec (kvrabec)" w:date="2018-12-09T17:01:00Z">
        <w:r w:rsidRPr="00952BF5" w:rsidDel="00DE2D71">
          <w:rPr>
            <w:rStyle w:val="Hyperlink"/>
            <w:noProof/>
          </w:rPr>
          <w:delText>Slika 2 Primjer HTML koda sa "nebitnim" podacima</w:delText>
        </w:r>
        <w:r w:rsidDel="00DE2D71">
          <w:rPr>
            <w:noProof/>
            <w:webHidden/>
          </w:rPr>
          <w:tab/>
          <w:delText>10</w:delText>
        </w:r>
      </w:del>
    </w:p>
    <w:p w14:paraId="57E05D10" w14:textId="2990C23B" w:rsidR="00186A8C" w:rsidDel="00DE2D71" w:rsidRDefault="00186A8C">
      <w:pPr>
        <w:pStyle w:val="TableofFigures"/>
        <w:tabs>
          <w:tab w:val="right" w:leader="dot" w:pos="9062"/>
        </w:tabs>
        <w:rPr>
          <w:del w:id="390" w:author="Kristijan Vrabec (kvrabec)" w:date="2018-12-09T17:01:00Z"/>
          <w:rFonts w:eastAsiaTheme="minorEastAsia" w:cstheme="minorBidi"/>
          <w:smallCaps w:val="0"/>
          <w:noProof/>
          <w:sz w:val="22"/>
          <w:szCs w:val="22"/>
          <w:lang w:eastAsia="hr-HR"/>
        </w:rPr>
      </w:pPr>
      <w:del w:id="391" w:author="Kristijan Vrabec (kvrabec)" w:date="2018-12-09T17:01:00Z">
        <w:r w:rsidRPr="00952BF5" w:rsidDel="00DE2D71">
          <w:rPr>
            <w:rStyle w:val="Hyperlink"/>
            <w:noProof/>
          </w:rPr>
          <w:delText>Slika</w:delText>
        </w:r>
        <w:r w:rsidRPr="00DE2D71" w:rsidDel="00DE2D71">
          <w:rPr>
            <w:rStyle w:val="Hyperlink"/>
            <w:smallCaps w:val="0"/>
            <w:noProof/>
          </w:rPr>
          <w:delText xml:space="preserve"> 3 Primjer POS označavanja</w:delText>
        </w:r>
        <w:r w:rsidDel="00DE2D71">
          <w:rPr>
            <w:noProof/>
            <w:webHidden/>
          </w:rPr>
          <w:tab/>
          <w:delText>11</w:delText>
        </w:r>
      </w:del>
    </w:p>
    <w:p w14:paraId="555F17C9" w14:textId="4988D341" w:rsidR="00186A8C" w:rsidDel="00DE2D71" w:rsidRDefault="00186A8C">
      <w:pPr>
        <w:pStyle w:val="TableofFigures"/>
        <w:tabs>
          <w:tab w:val="right" w:leader="dot" w:pos="9062"/>
        </w:tabs>
        <w:rPr>
          <w:del w:id="392" w:author="Kristijan Vrabec (kvrabec)" w:date="2018-12-09T17:01:00Z"/>
          <w:rFonts w:eastAsiaTheme="minorEastAsia" w:cstheme="minorBidi"/>
          <w:smallCaps w:val="0"/>
          <w:noProof/>
          <w:sz w:val="22"/>
          <w:szCs w:val="22"/>
          <w:lang w:eastAsia="hr-HR"/>
        </w:rPr>
      </w:pPr>
      <w:del w:id="393" w:author="Kristijan Vrabec (kvrabec)" w:date="2018-12-09T17:01:00Z">
        <w:r w:rsidRPr="00952BF5" w:rsidDel="00DE2D71">
          <w:rPr>
            <w:rStyle w:val="Hyperlink"/>
            <w:noProof/>
          </w:rPr>
          <w:delText>Slika 4 Tehnologije dubinske analize podataka</w:delText>
        </w:r>
        <w:r w:rsidDel="00DE2D71">
          <w:rPr>
            <w:noProof/>
            <w:webHidden/>
          </w:rPr>
          <w:tab/>
          <w:delText>13</w:delText>
        </w:r>
      </w:del>
    </w:p>
    <w:p w14:paraId="3C206637" w14:textId="2C517725" w:rsidR="00186A8C" w:rsidDel="00DE2D71" w:rsidRDefault="00186A8C">
      <w:pPr>
        <w:pStyle w:val="TableofFigures"/>
        <w:tabs>
          <w:tab w:val="right" w:leader="dot" w:pos="9062"/>
        </w:tabs>
        <w:rPr>
          <w:del w:id="394" w:author="Kristijan Vrabec (kvrabec)" w:date="2018-12-09T17:01:00Z"/>
          <w:rFonts w:eastAsiaTheme="minorEastAsia" w:cstheme="minorBidi"/>
          <w:smallCaps w:val="0"/>
          <w:noProof/>
          <w:sz w:val="22"/>
          <w:szCs w:val="22"/>
          <w:lang w:eastAsia="hr-HR"/>
        </w:rPr>
      </w:pPr>
      <w:del w:id="395" w:author="Kristijan Vrabec (kvrabec)" w:date="2018-12-09T17:01:00Z">
        <w:r w:rsidRPr="00952BF5" w:rsidDel="00DE2D71">
          <w:rPr>
            <w:rStyle w:val="Hyperlink"/>
            <w:noProof/>
          </w:rPr>
          <w:delText>Slika 5 Nadzirano učenje</w:delText>
        </w:r>
        <w:r w:rsidDel="00DE2D71">
          <w:rPr>
            <w:noProof/>
            <w:webHidden/>
          </w:rPr>
          <w:tab/>
          <w:delText>18</w:delText>
        </w:r>
      </w:del>
    </w:p>
    <w:p w14:paraId="41FE30E9" w14:textId="563116AA" w:rsidR="00186A8C" w:rsidDel="00DE2D71" w:rsidRDefault="00186A8C">
      <w:pPr>
        <w:pStyle w:val="TableofFigures"/>
        <w:tabs>
          <w:tab w:val="right" w:leader="dot" w:pos="9062"/>
        </w:tabs>
        <w:rPr>
          <w:del w:id="396" w:author="Kristijan Vrabec (kvrabec)" w:date="2018-12-09T17:01:00Z"/>
          <w:rFonts w:eastAsiaTheme="minorEastAsia" w:cstheme="minorBidi"/>
          <w:smallCaps w:val="0"/>
          <w:noProof/>
          <w:sz w:val="22"/>
          <w:szCs w:val="22"/>
          <w:lang w:eastAsia="hr-HR"/>
        </w:rPr>
      </w:pPr>
      <w:del w:id="397" w:author="Kristijan Vrabec (kvrabec)" w:date="2018-12-09T17:01:00Z">
        <w:r w:rsidRPr="00952BF5" w:rsidDel="00DE2D71">
          <w:rPr>
            <w:rStyle w:val="Hyperlink"/>
            <w:noProof/>
          </w:rPr>
          <w:delText>Slika 6</w:delText>
        </w:r>
        <w:r w:rsidRPr="00DE2D71" w:rsidDel="00DE2D71">
          <w:rPr>
            <w:rStyle w:val="Hyperlink"/>
            <w:smallCaps w:val="0"/>
            <w:noProof/>
          </w:rPr>
          <w:delText xml:space="preserve"> Nenadzirano učenje</w:delText>
        </w:r>
        <w:r w:rsidDel="00DE2D71">
          <w:rPr>
            <w:noProof/>
            <w:webHidden/>
          </w:rPr>
          <w:tab/>
          <w:delText>18</w:delText>
        </w:r>
      </w:del>
    </w:p>
    <w:p w14:paraId="4FA727D2" w14:textId="18709E2B" w:rsidR="00186A8C" w:rsidDel="00DE2D71" w:rsidRDefault="00186A8C">
      <w:pPr>
        <w:pStyle w:val="TableofFigures"/>
        <w:tabs>
          <w:tab w:val="right" w:leader="dot" w:pos="9062"/>
        </w:tabs>
        <w:rPr>
          <w:del w:id="398" w:author="Kristijan Vrabec (kvrabec)" w:date="2018-12-09T17:01:00Z"/>
          <w:rFonts w:eastAsiaTheme="minorEastAsia" w:cstheme="minorBidi"/>
          <w:smallCaps w:val="0"/>
          <w:noProof/>
          <w:sz w:val="22"/>
          <w:szCs w:val="22"/>
          <w:lang w:eastAsia="hr-HR"/>
        </w:rPr>
      </w:pPr>
      <w:del w:id="399" w:author="Kristijan Vrabec (kvrabec)" w:date="2018-12-09T17:01:00Z">
        <w:r w:rsidRPr="00952BF5" w:rsidDel="00DE2D71">
          <w:rPr>
            <w:rStyle w:val="Hyperlink"/>
            <w:noProof/>
          </w:rPr>
          <w:delText>Slika 7 Primjer nepotpunih/netočnih podataka</w:delText>
        </w:r>
        <w:r w:rsidDel="00DE2D71">
          <w:rPr>
            <w:noProof/>
            <w:webHidden/>
          </w:rPr>
          <w:tab/>
          <w:delText>19</w:delText>
        </w:r>
      </w:del>
    </w:p>
    <w:p w14:paraId="5AAF8093" w14:textId="0C166DDE" w:rsidR="00186A8C" w:rsidDel="00DE2D71" w:rsidRDefault="00186A8C">
      <w:pPr>
        <w:pStyle w:val="TableofFigures"/>
        <w:tabs>
          <w:tab w:val="right" w:leader="dot" w:pos="9062"/>
        </w:tabs>
        <w:rPr>
          <w:del w:id="400" w:author="Kristijan Vrabec (kvrabec)" w:date="2018-12-09T17:01:00Z"/>
          <w:rFonts w:eastAsiaTheme="minorEastAsia" w:cstheme="minorBidi"/>
          <w:smallCaps w:val="0"/>
          <w:noProof/>
          <w:sz w:val="22"/>
          <w:szCs w:val="22"/>
          <w:lang w:eastAsia="hr-HR"/>
        </w:rPr>
      </w:pPr>
      <w:del w:id="401" w:author="Kristijan Vrabec (kvrabec)" w:date="2018-12-09T17:01:00Z">
        <w:r w:rsidRPr="00952BF5" w:rsidDel="00DE2D71">
          <w:rPr>
            <w:rStyle w:val="Hyperlink"/>
            <w:noProof/>
          </w:rPr>
          <w:delText xml:space="preserve">Slika 8 Podjela početnog seta podataka na trening i test </w:delText>
        </w:r>
        <w:r w:rsidRPr="00DE2D71" w:rsidDel="00DE2D71">
          <w:rPr>
            <w:rStyle w:val="Hyperlink"/>
            <w:smallCaps w:val="0"/>
            <w:noProof/>
          </w:rPr>
          <w:delText>set</w:delText>
        </w:r>
        <w:r w:rsidDel="00DE2D71">
          <w:rPr>
            <w:noProof/>
            <w:webHidden/>
          </w:rPr>
          <w:tab/>
          <w:delText>20</w:delText>
        </w:r>
      </w:del>
    </w:p>
    <w:p w14:paraId="19E466B7" w14:textId="253057F9" w:rsidR="00186A8C" w:rsidDel="00DE2D71" w:rsidRDefault="00186A8C">
      <w:pPr>
        <w:pStyle w:val="TableofFigures"/>
        <w:tabs>
          <w:tab w:val="right" w:leader="dot" w:pos="9062"/>
        </w:tabs>
        <w:rPr>
          <w:del w:id="402" w:author="Kristijan Vrabec (kvrabec)" w:date="2018-12-09T17:01:00Z"/>
          <w:rFonts w:eastAsiaTheme="minorEastAsia" w:cstheme="minorBidi"/>
          <w:smallCaps w:val="0"/>
          <w:noProof/>
          <w:sz w:val="22"/>
          <w:szCs w:val="22"/>
          <w:lang w:eastAsia="hr-HR"/>
        </w:rPr>
      </w:pPr>
      <w:del w:id="403" w:author="Kristijan Vrabec (kvrabec)" w:date="2018-12-09T17:01:00Z">
        <w:r w:rsidRPr="00952BF5" w:rsidDel="00DE2D71">
          <w:rPr>
            <w:rStyle w:val="Hyperlink"/>
            <w:noProof/>
          </w:rPr>
          <w:delText>Slika 9 Primjer regresijske linije Udjel poreza u BDP u usporedbi s BDP po glavi</w:delText>
        </w:r>
        <w:r w:rsidDel="00DE2D71">
          <w:rPr>
            <w:noProof/>
            <w:webHidden/>
          </w:rPr>
          <w:tab/>
          <w:delText>21</w:delText>
        </w:r>
      </w:del>
    </w:p>
    <w:p w14:paraId="6A452FC1" w14:textId="6E0DD822" w:rsidR="00186A8C" w:rsidDel="00DE2D71" w:rsidRDefault="00186A8C">
      <w:pPr>
        <w:pStyle w:val="TableofFigures"/>
        <w:tabs>
          <w:tab w:val="right" w:leader="dot" w:pos="9062"/>
        </w:tabs>
        <w:rPr>
          <w:del w:id="404" w:author="Kristijan Vrabec (kvrabec)" w:date="2018-12-09T17:01:00Z"/>
          <w:rFonts w:eastAsiaTheme="minorEastAsia" w:cstheme="minorBidi"/>
          <w:smallCaps w:val="0"/>
          <w:noProof/>
          <w:sz w:val="22"/>
          <w:szCs w:val="22"/>
          <w:lang w:eastAsia="hr-HR"/>
        </w:rPr>
      </w:pPr>
      <w:del w:id="405" w:author="Kristijan Vrabec (kvrabec)" w:date="2018-12-09T17:01:00Z">
        <w:r w:rsidRPr="00952BF5" w:rsidDel="00DE2D71">
          <w:rPr>
            <w:rStyle w:val="Hyperlink"/>
            <w:noProof/>
          </w:rPr>
          <w:delText>Slika 10 Graf stope netočnosti</w:delText>
        </w:r>
        <w:r w:rsidRPr="00DE2D71" w:rsidDel="00DE2D71">
          <w:rPr>
            <w:rStyle w:val="Hyperlink"/>
            <w:smallCaps w:val="0"/>
            <w:noProof/>
          </w:rPr>
          <w:delText xml:space="preserve"> po vremenu</w:delText>
        </w:r>
        <w:r w:rsidDel="00DE2D71">
          <w:rPr>
            <w:noProof/>
            <w:webHidden/>
          </w:rPr>
          <w:tab/>
          <w:delText>23</w:delText>
        </w:r>
      </w:del>
    </w:p>
    <w:p w14:paraId="7B45DE92" w14:textId="3364E07A" w:rsidR="00186A8C" w:rsidDel="00DE2D71" w:rsidRDefault="00186A8C">
      <w:pPr>
        <w:pStyle w:val="TableofFigures"/>
        <w:tabs>
          <w:tab w:val="right" w:leader="dot" w:pos="9062"/>
        </w:tabs>
        <w:rPr>
          <w:del w:id="406" w:author="Kristijan Vrabec (kvrabec)" w:date="2018-12-09T17:01:00Z"/>
          <w:rFonts w:eastAsiaTheme="minorEastAsia" w:cstheme="minorBidi"/>
          <w:smallCaps w:val="0"/>
          <w:noProof/>
          <w:sz w:val="22"/>
          <w:szCs w:val="22"/>
          <w:lang w:eastAsia="hr-HR"/>
        </w:rPr>
      </w:pPr>
      <w:del w:id="407" w:author="Kristijan Vrabec (kvrabec)" w:date="2018-12-09T17:01:00Z">
        <w:r w:rsidRPr="00952BF5" w:rsidDel="00DE2D71">
          <w:rPr>
            <w:rStyle w:val="Hyperlink"/>
            <w:noProof/>
          </w:rPr>
          <w:delText>Slika 11 Utjecaj stope učenja na stopu netočnosti</w:delText>
        </w:r>
        <w:r w:rsidDel="00DE2D71">
          <w:rPr>
            <w:noProof/>
            <w:webHidden/>
          </w:rPr>
          <w:tab/>
          <w:delText>25</w:delText>
        </w:r>
      </w:del>
    </w:p>
    <w:p w14:paraId="4278709D" w14:textId="2196E08A" w:rsidR="00186A8C" w:rsidDel="00DE2D71" w:rsidRDefault="00186A8C">
      <w:pPr>
        <w:pStyle w:val="TableofFigures"/>
        <w:tabs>
          <w:tab w:val="right" w:leader="dot" w:pos="9062"/>
        </w:tabs>
        <w:rPr>
          <w:del w:id="408" w:author="Kristijan Vrabec (kvrabec)" w:date="2018-12-09T17:01:00Z"/>
          <w:rFonts w:eastAsiaTheme="minorEastAsia" w:cstheme="minorBidi"/>
          <w:smallCaps w:val="0"/>
          <w:noProof/>
          <w:sz w:val="22"/>
          <w:szCs w:val="22"/>
          <w:lang w:eastAsia="hr-HR"/>
        </w:rPr>
      </w:pPr>
      <w:del w:id="409" w:author="Kristijan Vrabec (kvrabec)" w:date="2018-12-09T17:01:00Z">
        <w:r w:rsidRPr="00952BF5" w:rsidDel="00DE2D71">
          <w:rPr>
            <w:rStyle w:val="Hyperlink"/>
            <w:noProof/>
          </w:rPr>
          <w:delText>Slika 12 Primjer TensorBoard vizualizacije</w:delText>
        </w:r>
        <w:r w:rsidDel="00DE2D71">
          <w:rPr>
            <w:noProof/>
            <w:webHidden/>
          </w:rPr>
          <w:tab/>
          <w:delText>27</w:delText>
        </w:r>
      </w:del>
    </w:p>
    <w:p w14:paraId="21850E54" w14:textId="5076B6E8" w:rsidR="00186A8C" w:rsidDel="00DE2D71" w:rsidRDefault="00186A8C">
      <w:pPr>
        <w:pStyle w:val="TableofFigures"/>
        <w:tabs>
          <w:tab w:val="right" w:leader="dot" w:pos="9062"/>
        </w:tabs>
        <w:rPr>
          <w:del w:id="410" w:author="Kristijan Vrabec (kvrabec)" w:date="2018-12-09T17:01:00Z"/>
          <w:rFonts w:eastAsiaTheme="minorEastAsia" w:cstheme="minorBidi"/>
          <w:smallCaps w:val="0"/>
          <w:noProof/>
          <w:sz w:val="22"/>
          <w:szCs w:val="22"/>
          <w:lang w:eastAsia="hr-HR"/>
        </w:rPr>
      </w:pPr>
      <w:del w:id="411" w:author="Kristijan Vrabec (kvrabec)" w:date="2018-12-09T17:01:00Z">
        <w:r w:rsidRPr="00952BF5" w:rsidDel="00DE2D71">
          <w:rPr>
            <w:rStyle w:val="Hyperlink"/>
            <w:noProof/>
          </w:rPr>
          <w:delText>Slika 13 Keras logo</w:delText>
        </w:r>
        <w:r w:rsidDel="00DE2D71">
          <w:rPr>
            <w:noProof/>
            <w:webHidden/>
          </w:rPr>
          <w:tab/>
          <w:delText>28</w:delText>
        </w:r>
      </w:del>
    </w:p>
    <w:p w14:paraId="08837773" w14:textId="3C047662" w:rsidR="00186A8C" w:rsidDel="00DE2D71" w:rsidRDefault="00186A8C">
      <w:pPr>
        <w:pStyle w:val="TableofFigures"/>
        <w:tabs>
          <w:tab w:val="right" w:leader="dot" w:pos="9062"/>
        </w:tabs>
        <w:rPr>
          <w:del w:id="412" w:author="Kristijan Vrabec (kvrabec)" w:date="2018-12-09T17:01:00Z"/>
          <w:rFonts w:eastAsiaTheme="minorEastAsia" w:cstheme="minorBidi"/>
          <w:smallCaps w:val="0"/>
          <w:noProof/>
          <w:sz w:val="22"/>
          <w:szCs w:val="22"/>
          <w:lang w:eastAsia="hr-HR"/>
        </w:rPr>
      </w:pPr>
      <w:del w:id="413" w:author="Kristijan Vrabec (kvrabec)" w:date="2018-12-09T17:01:00Z">
        <w:r w:rsidRPr="00952BF5" w:rsidDel="00DE2D71">
          <w:rPr>
            <w:rStyle w:val="Hyperlink"/>
            <w:noProof/>
          </w:rPr>
          <w:delText>Slika 14 Amazon Web Services logo</w:delText>
        </w:r>
        <w:r w:rsidDel="00DE2D71">
          <w:rPr>
            <w:noProof/>
            <w:webHidden/>
          </w:rPr>
          <w:tab/>
          <w:delText>30</w:delText>
        </w:r>
      </w:del>
    </w:p>
    <w:p w14:paraId="368A1C78" w14:textId="590C0F4B" w:rsidR="00186A8C" w:rsidDel="00DE2D71" w:rsidRDefault="00186A8C">
      <w:pPr>
        <w:pStyle w:val="TableofFigures"/>
        <w:tabs>
          <w:tab w:val="right" w:leader="dot" w:pos="9062"/>
        </w:tabs>
        <w:rPr>
          <w:del w:id="414" w:author="Kristijan Vrabec (kvrabec)" w:date="2018-12-09T17:01:00Z"/>
          <w:rFonts w:eastAsiaTheme="minorEastAsia" w:cstheme="minorBidi"/>
          <w:smallCaps w:val="0"/>
          <w:noProof/>
          <w:sz w:val="22"/>
          <w:szCs w:val="22"/>
          <w:lang w:eastAsia="hr-HR"/>
        </w:rPr>
      </w:pPr>
      <w:del w:id="415" w:author="Kristijan Vrabec (kvrabec)" w:date="2018-12-09T17:01:00Z">
        <w:r w:rsidRPr="00952BF5" w:rsidDel="00DE2D71">
          <w:rPr>
            <w:rStyle w:val="Hyperlink"/>
            <w:noProof/>
          </w:rPr>
          <w:delText>Slika 15 Mnogobrojan izbo</w:delText>
        </w:r>
        <w:r w:rsidRPr="00DE2D71" w:rsidDel="00DE2D71">
          <w:rPr>
            <w:rStyle w:val="Hyperlink"/>
            <w:smallCaps w:val="0"/>
            <w:noProof/>
          </w:rPr>
          <w:delText>r verzija za preuzimanje Python programskoj jezika</w:delText>
        </w:r>
        <w:r w:rsidDel="00DE2D71">
          <w:rPr>
            <w:noProof/>
            <w:webHidden/>
          </w:rPr>
          <w:tab/>
          <w:delText>34</w:delText>
        </w:r>
      </w:del>
    </w:p>
    <w:p w14:paraId="6B72E914" w14:textId="767C810D" w:rsidR="00186A8C" w:rsidDel="00DE2D71" w:rsidRDefault="00186A8C">
      <w:pPr>
        <w:pStyle w:val="TableofFigures"/>
        <w:tabs>
          <w:tab w:val="right" w:leader="dot" w:pos="9062"/>
        </w:tabs>
        <w:rPr>
          <w:del w:id="416" w:author="Kristijan Vrabec (kvrabec)" w:date="2018-12-09T17:01:00Z"/>
          <w:rFonts w:eastAsiaTheme="minorEastAsia" w:cstheme="minorBidi"/>
          <w:smallCaps w:val="0"/>
          <w:noProof/>
          <w:sz w:val="22"/>
          <w:szCs w:val="22"/>
          <w:lang w:eastAsia="hr-HR"/>
        </w:rPr>
      </w:pPr>
      <w:del w:id="417" w:author="Kristijan Vrabec (kvrabec)" w:date="2018-12-09T17:01:00Z">
        <w:r w:rsidRPr="00952BF5" w:rsidDel="00DE2D71">
          <w:rPr>
            <w:rStyle w:val="Hyperlink"/>
            <w:noProof/>
          </w:rPr>
          <w:delText>Slika 16 Python instalacijski prozor</w:delText>
        </w:r>
        <w:r w:rsidDel="00DE2D71">
          <w:rPr>
            <w:noProof/>
            <w:webHidden/>
          </w:rPr>
          <w:tab/>
          <w:delText>34</w:delText>
        </w:r>
      </w:del>
    </w:p>
    <w:p w14:paraId="32649B07" w14:textId="471CAA6A" w:rsidR="00186A8C" w:rsidDel="00DE2D71" w:rsidRDefault="00186A8C">
      <w:pPr>
        <w:pStyle w:val="TableofFigures"/>
        <w:tabs>
          <w:tab w:val="right" w:leader="dot" w:pos="9062"/>
        </w:tabs>
        <w:rPr>
          <w:del w:id="418" w:author="Kristijan Vrabec (kvrabec)" w:date="2018-12-09T17:01:00Z"/>
          <w:rFonts w:eastAsiaTheme="minorEastAsia" w:cstheme="minorBidi"/>
          <w:smallCaps w:val="0"/>
          <w:noProof/>
          <w:sz w:val="22"/>
          <w:szCs w:val="22"/>
          <w:lang w:eastAsia="hr-HR"/>
        </w:rPr>
      </w:pPr>
      <w:del w:id="419" w:author="Kristijan Vrabec (kvrabec)" w:date="2018-12-09T17:01:00Z">
        <w:r w:rsidRPr="00952BF5" w:rsidDel="00DE2D71">
          <w:rPr>
            <w:rStyle w:val="Hyperlink"/>
            <w:noProof/>
          </w:rPr>
          <w:delText>Slika 17 Python u</w:delText>
        </w:r>
        <w:r w:rsidRPr="00DE2D71" w:rsidDel="00DE2D71">
          <w:rPr>
            <w:rStyle w:val="Hyperlink"/>
            <w:smallCaps w:val="0"/>
            <w:noProof/>
          </w:rPr>
          <w:delText xml:space="preserve"> CMD-u</w:delText>
        </w:r>
        <w:r w:rsidDel="00DE2D71">
          <w:rPr>
            <w:noProof/>
            <w:webHidden/>
          </w:rPr>
          <w:tab/>
          <w:delText>35</w:delText>
        </w:r>
      </w:del>
    </w:p>
    <w:p w14:paraId="47F4DA6A" w14:textId="7B785A87" w:rsidR="006E1E3B" w:rsidDel="00186A8C" w:rsidRDefault="006E1E3B">
      <w:pPr>
        <w:pStyle w:val="TableofFigures"/>
        <w:tabs>
          <w:tab w:val="right" w:leader="dot" w:pos="9062"/>
        </w:tabs>
        <w:rPr>
          <w:del w:id="420" w:author="Kristijan Vrabec (kvrabec)" w:date="2018-12-09T13:45:00Z"/>
          <w:rFonts w:eastAsiaTheme="minorEastAsia" w:cstheme="minorBidi"/>
          <w:smallCaps w:val="0"/>
          <w:noProof/>
          <w:sz w:val="22"/>
          <w:szCs w:val="22"/>
          <w:lang w:eastAsia="hr-HR"/>
        </w:rPr>
      </w:pPr>
      <w:del w:id="421" w:author="Kristijan Vrabec (kvrabec)" w:date="2018-12-09T13:45:00Z">
        <w:r w:rsidRPr="00952BF5" w:rsidDel="00186A8C">
          <w:rPr>
            <w:rStyle w:val="Hyperlink"/>
            <w:noProof/>
          </w:rPr>
          <w:delText xml:space="preserve">Slika 1 Dijagram </w:delText>
        </w:r>
        <w:r w:rsidRPr="00186A8C" w:rsidDel="00186A8C">
          <w:rPr>
            <w:rStyle w:val="Hyperlink"/>
            <w:smallCaps w:val="0"/>
            <w:noProof/>
          </w:rPr>
          <w:delText>procesa dubinske analize podataka</w:delText>
        </w:r>
        <w:r w:rsidDel="00186A8C">
          <w:rPr>
            <w:noProof/>
            <w:webHidden/>
          </w:rPr>
          <w:tab/>
          <w:delText>8</w:delText>
        </w:r>
      </w:del>
    </w:p>
    <w:p w14:paraId="176C025B" w14:textId="6A7CCCAD" w:rsidR="006E1E3B" w:rsidDel="00186A8C" w:rsidRDefault="006E1E3B">
      <w:pPr>
        <w:pStyle w:val="TableofFigures"/>
        <w:tabs>
          <w:tab w:val="right" w:leader="dot" w:pos="9062"/>
        </w:tabs>
        <w:rPr>
          <w:del w:id="422" w:author="Kristijan Vrabec (kvrabec)" w:date="2018-12-09T13:45:00Z"/>
          <w:rFonts w:eastAsiaTheme="minorEastAsia" w:cstheme="minorBidi"/>
          <w:smallCaps w:val="0"/>
          <w:noProof/>
          <w:sz w:val="22"/>
          <w:szCs w:val="22"/>
          <w:lang w:eastAsia="hr-HR"/>
        </w:rPr>
      </w:pPr>
      <w:del w:id="423" w:author="Kristijan Vrabec (kvrabec)" w:date="2018-12-09T13:45:00Z">
        <w:r w:rsidRPr="00952BF5" w:rsidDel="00186A8C">
          <w:rPr>
            <w:rStyle w:val="Hyperlink"/>
            <w:noProof/>
          </w:rPr>
          <w:delText>Slika 2 Primjer HTML koda sa "nebitnim" podacima</w:delText>
        </w:r>
        <w:r w:rsidDel="00186A8C">
          <w:rPr>
            <w:noProof/>
            <w:webHidden/>
          </w:rPr>
          <w:tab/>
          <w:delText>10</w:delText>
        </w:r>
      </w:del>
    </w:p>
    <w:p w14:paraId="25A31B7A" w14:textId="448B8168" w:rsidR="006E1E3B" w:rsidDel="00186A8C" w:rsidRDefault="006E1E3B">
      <w:pPr>
        <w:pStyle w:val="TableofFigures"/>
        <w:tabs>
          <w:tab w:val="right" w:leader="dot" w:pos="9062"/>
        </w:tabs>
        <w:rPr>
          <w:del w:id="424" w:author="Kristijan Vrabec (kvrabec)" w:date="2018-12-09T13:45:00Z"/>
          <w:rFonts w:eastAsiaTheme="minorEastAsia" w:cstheme="minorBidi"/>
          <w:smallCaps w:val="0"/>
          <w:noProof/>
          <w:sz w:val="22"/>
          <w:szCs w:val="22"/>
          <w:lang w:eastAsia="hr-HR"/>
        </w:rPr>
      </w:pPr>
      <w:del w:id="425" w:author="Kristijan Vrabec (kvrabec)" w:date="2018-12-09T13:45:00Z">
        <w:r w:rsidRPr="00952BF5" w:rsidDel="00186A8C">
          <w:rPr>
            <w:rStyle w:val="Hyperlink"/>
            <w:noProof/>
          </w:rPr>
          <w:delText>Slika 3 Primjer POS označavanja</w:delText>
        </w:r>
        <w:r w:rsidDel="00186A8C">
          <w:rPr>
            <w:noProof/>
            <w:webHidden/>
          </w:rPr>
          <w:tab/>
          <w:delText>11</w:delText>
        </w:r>
      </w:del>
    </w:p>
    <w:p w14:paraId="7D61D68E" w14:textId="578183CE" w:rsidR="006E1E3B" w:rsidDel="00186A8C" w:rsidRDefault="006E1E3B">
      <w:pPr>
        <w:pStyle w:val="TableofFigures"/>
        <w:tabs>
          <w:tab w:val="right" w:leader="dot" w:pos="9062"/>
        </w:tabs>
        <w:rPr>
          <w:del w:id="426" w:author="Kristijan Vrabec (kvrabec)" w:date="2018-12-09T13:45:00Z"/>
          <w:rFonts w:eastAsiaTheme="minorEastAsia" w:cstheme="minorBidi"/>
          <w:smallCaps w:val="0"/>
          <w:noProof/>
          <w:sz w:val="22"/>
          <w:szCs w:val="22"/>
          <w:lang w:eastAsia="hr-HR"/>
        </w:rPr>
      </w:pPr>
      <w:del w:id="427" w:author="Kristijan Vrabec (kvrabec)" w:date="2018-12-09T13:45:00Z">
        <w:r w:rsidRPr="00952BF5" w:rsidDel="00186A8C">
          <w:rPr>
            <w:rStyle w:val="Hyperlink"/>
            <w:noProof/>
          </w:rPr>
          <w:delText>Slika 4 Te</w:delText>
        </w:r>
        <w:r w:rsidRPr="00186A8C" w:rsidDel="00186A8C">
          <w:rPr>
            <w:rStyle w:val="Hyperlink"/>
            <w:smallCaps w:val="0"/>
            <w:noProof/>
          </w:rPr>
          <w:delText>hnologije dubinske analize podataka</w:delText>
        </w:r>
        <w:r w:rsidDel="00186A8C">
          <w:rPr>
            <w:noProof/>
            <w:webHidden/>
          </w:rPr>
          <w:tab/>
          <w:delText>13</w:delText>
        </w:r>
      </w:del>
    </w:p>
    <w:p w14:paraId="2D71117B" w14:textId="3271E916" w:rsidR="006E1E3B" w:rsidDel="00186A8C" w:rsidRDefault="006E1E3B">
      <w:pPr>
        <w:pStyle w:val="TableofFigures"/>
        <w:tabs>
          <w:tab w:val="right" w:leader="dot" w:pos="9062"/>
        </w:tabs>
        <w:rPr>
          <w:del w:id="428" w:author="Kristijan Vrabec (kvrabec)" w:date="2018-12-09T13:45:00Z"/>
          <w:rFonts w:eastAsiaTheme="minorEastAsia" w:cstheme="minorBidi"/>
          <w:smallCaps w:val="0"/>
          <w:noProof/>
          <w:sz w:val="22"/>
          <w:szCs w:val="22"/>
          <w:lang w:eastAsia="hr-HR"/>
        </w:rPr>
      </w:pPr>
      <w:del w:id="429" w:author="Kristijan Vrabec (kvrabec)" w:date="2018-12-09T13:45:00Z">
        <w:r w:rsidRPr="00952BF5" w:rsidDel="00186A8C">
          <w:rPr>
            <w:rStyle w:val="Hyperlink"/>
            <w:noProof/>
          </w:rPr>
          <w:delText>Slika 5 Nadzirano učenje</w:delText>
        </w:r>
        <w:r w:rsidDel="00186A8C">
          <w:rPr>
            <w:noProof/>
            <w:webHidden/>
          </w:rPr>
          <w:tab/>
          <w:delText>18</w:delText>
        </w:r>
      </w:del>
    </w:p>
    <w:p w14:paraId="65B853F4" w14:textId="375BD694" w:rsidR="006E1E3B" w:rsidDel="00186A8C" w:rsidRDefault="006E1E3B">
      <w:pPr>
        <w:pStyle w:val="TableofFigures"/>
        <w:tabs>
          <w:tab w:val="right" w:leader="dot" w:pos="9062"/>
        </w:tabs>
        <w:rPr>
          <w:del w:id="430" w:author="Kristijan Vrabec (kvrabec)" w:date="2018-12-09T13:45:00Z"/>
          <w:rFonts w:eastAsiaTheme="minorEastAsia" w:cstheme="minorBidi"/>
          <w:smallCaps w:val="0"/>
          <w:noProof/>
          <w:sz w:val="22"/>
          <w:szCs w:val="22"/>
          <w:lang w:eastAsia="hr-HR"/>
        </w:rPr>
      </w:pPr>
      <w:del w:id="431" w:author="Kristijan Vrabec (kvrabec)" w:date="2018-12-09T13:45:00Z">
        <w:r w:rsidRPr="00952BF5" w:rsidDel="00186A8C">
          <w:rPr>
            <w:rStyle w:val="Hyperlink"/>
            <w:noProof/>
          </w:rPr>
          <w:delText>Slik</w:delText>
        </w:r>
        <w:r w:rsidRPr="00186A8C" w:rsidDel="00186A8C">
          <w:rPr>
            <w:rStyle w:val="Hyperlink"/>
            <w:smallCaps w:val="0"/>
            <w:noProof/>
          </w:rPr>
          <w:delText>a 6 Nenadzirano učenje</w:delText>
        </w:r>
        <w:r w:rsidDel="00186A8C">
          <w:rPr>
            <w:noProof/>
            <w:webHidden/>
          </w:rPr>
          <w:tab/>
          <w:delText>18</w:delText>
        </w:r>
      </w:del>
    </w:p>
    <w:p w14:paraId="6B79A14A" w14:textId="28E7A7BF" w:rsidR="006E1E3B" w:rsidDel="00186A8C" w:rsidRDefault="006E1E3B">
      <w:pPr>
        <w:pStyle w:val="TableofFigures"/>
        <w:tabs>
          <w:tab w:val="right" w:leader="dot" w:pos="9062"/>
        </w:tabs>
        <w:rPr>
          <w:del w:id="432" w:author="Kristijan Vrabec (kvrabec)" w:date="2018-12-09T13:45:00Z"/>
          <w:rFonts w:eastAsiaTheme="minorEastAsia" w:cstheme="minorBidi"/>
          <w:smallCaps w:val="0"/>
          <w:noProof/>
          <w:sz w:val="22"/>
          <w:szCs w:val="22"/>
          <w:lang w:eastAsia="hr-HR"/>
        </w:rPr>
      </w:pPr>
      <w:del w:id="433" w:author="Kristijan Vrabec (kvrabec)" w:date="2018-12-09T13:45:00Z">
        <w:r w:rsidRPr="00952BF5" w:rsidDel="00186A8C">
          <w:rPr>
            <w:rStyle w:val="Hyperlink"/>
            <w:noProof/>
          </w:rPr>
          <w:delText>Slika 7 Primjer nepotpunih/netočnih podataka</w:delText>
        </w:r>
        <w:r w:rsidDel="00186A8C">
          <w:rPr>
            <w:noProof/>
            <w:webHidden/>
          </w:rPr>
          <w:tab/>
          <w:delText>19</w:delText>
        </w:r>
      </w:del>
    </w:p>
    <w:p w14:paraId="342D7212" w14:textId="16A1342E" w:rsidR="006E1E3B" w:rsidDel="00186A8C" w:rsidRDefault="006E1E3B">
      <w:pPr>
        <w:pStyle w:val="TableofFigures"/>
        <w:tabs>
          <w:tab w:val="right" w:leader="dot" w:pos="9062"/>
        </w:tabs>
        <w:rPr>
          <w:del w:id="434" w:author="Kristijan Vrabec (kvrabec)" w:date="2018-12-09T13:45:00Z"/>
          <w:rFonts w:eastAsiaTheme="minorEastAsia" w:cstheme="minorBidi"/>
          <w:smallCaps w:val="0"/>
          <w:noProof/>
          <w:sz w:val="22"/>
          <w:szCs w:val="22"/>
          <w:lang w:eastAsia="hr-HR"/>
        </w:rPr>
      </w:pPr>
      <w:del w:id="435" w:author="Kristijan Vrabec (kvrabec)" w:date="2018-12-09T13:45:00Z">
        <w:r w:rsidRPr="00952BF5" w:rsidDel="00186A8C">
          <w:rPr>
            <w:rStyle w:val="Hyperlink"/>
            <w:noProof/>
          </w:rPr>
          <w:delText>Slika 8</w:delText>
        </w:r>
        <w:r w:rsidRPr="00186A8C" w:rsidDel="00186A8C">
          <w:rPr>
            <w:rStyle w:val="Hyperlink"/>
            <w:smallCaps w:val="0"/>
            <w:noProof/>
          </w:rPr>
          <w:delText xml:space="preserve"> Podjela početnog seta podataka na trening i test set</w:delText>
        </w:r>
        <w:r w:rsidDel="00186A8C">
          <w:rPr>
            <w:noProof/>
            <w:webHidden/>
          </w:rPr>
          <w:tab/>
          <w:delText>20</w:delText>
        </w:r>
      </w:del>
    </w:p>
    <w:p w14:paraId="4E7DDC74" w14:textId="010AD2A4" w:rsidR="006E1E3B" w:rsidDel="00186A8C" w:rsidRDefault="006E1E3B">
      <w:pPr>
        <w:pStyle w:val="TableofFigures"/>
        <w:tabs>
          <w:tab w:val="right" w:leader="dot" w:pos="9062"/>
        </w:tabs>
        <w:rPr>
          <w:del w:id="436" w:author="Kristijan Vrabec (kvrabec)" w:date="2018-12-09T13:45:00Z"/>
          <w:rFonts w:eastAsiaTheme="minorEastAsia" w:cstheme="minorBidi"/>
          <w:smallCaps w:val="0"/>
          <w:noProof/>
          <w:sz w:val="22"/>
          <w:szCs w:val="22"/>
          <w:lang w:eastAsia="hr-HR"/>
        </w:rPr>
      </w:pPr>
      <w:del w:id="437" w:author="Kristijan Vrabec (kvrabec)" w:date="2018-12-09T13:45:00Z">
        <w:r w:rsidRPr="00952BF5" w:rsidDel="00186A8C">
          <w:rPr>
            <w:rStyle w:val="Hyperlink"/>
            <w:noProof/>
          </w:rPr>
          <w:delText>Slika 9 Primjer regresijske linije Udjel poreza u BDP u usporedbi s BDP po glavi</w:delText>
        </w:r>
        <w:r w:rsidDel="00186A8C">
          <w:rPr>
            <w:noProof/>
            <w:webHidden/>
          </w:rPr>
          <w:tab/>
          <w:delText>21</w:delText>
        </w:r>
      </w:del>
    </w:p>
    <w:p w14:paraId="4D7F25A8" w14:textId="292D4B30" w:rsidR="006E1E3B" w:rsidDel="00186A8C" w:rsidRDefault="006E1E3B">
      <w:pPr>
        <w:pStyle w:val="TableofFigures"/>
        <w:tabs>
          <w:tab w:val="right" w:leader="dot" w:pos="9062"/>
        </w:tabs>
        <w:rPr>
          <w:del w:id="438" w:author="Kristijan Vrabec (kvrabec)" w:date="2018-12-09T13:45:00Z"/>
          <w:rFonts w:eastAsiaTheme="minorEastAsia" w:cstheme="minorBidi"/>
          <w:smallCaps w:val="0"/>
          <w:noProof/>
          <w:sz w:val="22"/>
          <w:szCs w:val="22"/>
          <w:lang w:eastAsia="hr-HR"/>
        </w:rPr>
      </w:pPr>
      <w:del w:id="439" w:author="Kristijan Vrabec (kvrabec)" w:date="2018-12-09T13:45:00Z">
        <w:r w:rsidRPr="00952BF5" w:rsidDel="00186A8C">
          <w:rPr>
            <w:rStyle w:val="Hyperlink"/>
            <w:noProof/>
          </w:rPr>
          <w:delText xml:space="preserve">Slika 10 Graf stope netočnosti po </w:delText>
        </w:r>
        <w:r w:rsidRPr="00186A8C" w:rsidDel="00186A8C">
          <w:rPr>
            <w:rStyle w:val="Hyperlink"/>
            <w:smallCaps w:val="0"/>
            <w:noProof/>
          </w:rPr>
          <w:delText>vremenu</w:delText>
        </w:r>
        <w:r w:rsidDel="00186A8C">
          <w:rPr>
            <w:noProof/>
            <w:webHidden/>
          </w:rPr>
          <w:tab/>
          <w:delText>23</w:delText>
        </w:r>
      </w:del>
    </w:p>
    <w:p w14:paraId="21D47DDE" w14:textId="63EDE1CB" w:rsidR="006E1E3B" w:rsidDel="00186A8C" w:rsidRDefault="006E1E3B">
      <w:pPr>
        <w:pStyle w:val="TableofFigures"/>
        <w:tabs>
          <w:tab w:val="right" w:leader="dot" w:pos="9062"/>
        </w:tabs>
        <w:rPr>
          <w:del w:id="440" w:author="Kristijan Vrabec (kvrabec)" w:date="2018-12-09T13:45:00Z"/>
          <w:rFonts w:eastAsiaTheme="minorEastAsia" w:cstheme="minorBidi"/>
          <w:smallCaps w:val="0"/>
          <w:noProof/>
          <w:sz w:val="22"/>
          <w:szCs w:val="22"/>
          <w:lang w:eastAsia="hr-HR"/>
        </w:rPr>
      </w:pPr>
      <w:del w:id="441" w:author="Kristijan Vrabec (kvrabec)" w:date="2018-12-09T13:45:00Z">
        <w:r w:rsidRPr="00952BF5" w:rsidDel="00186A8C">
          <w:rPr>
            <w:rStyle w:val="Hyperlink"/>
            <w:noProof/>
          </w:rPr>
          <w:delText>Slika 11 Utjecaj stope učenja na stopu netočnosti</w:delText>
        </w:r>
        <w:r w:rsidDel="00186A8C">
          <w:rPr>
            <w:noProof/>
            <w:webHidden/>
          </w:rPr>
          <w:tab/>
          <w:delText>25</w:delText>
        </w:r>
      </w:del>
    </w:p>
    <w:p w14:paraId="6FED6D56" w14:textId="40440B05" w:rsidR="006E1E3B" w:rsidDel="00186A8C" w:rsidRDefault="006E1E3B">
      <w:pPr>
        <w:pStyle w:val="TableofFigures"/>
        <w:tabs>
          <w:tab w:val="right" w:leader="dot" w:pos="9062"/>
        </w:tabs>
        <w:rPr>
          <w:del w:id="442" w:author="Kristijan Vrabec (kvrabec)" w:date="2018-12-09T13:45:00Z"/>
          <w:rFonts w:eastAsiaTheme="minorEastAsia" w:cstheme="minorBidi"/>
          <w:smallCaps w:val="0"/>
          <w:noProof/>
          <w:sz w:val="22"/>
          <w:szCs w:val="22"/>
          <w:lang w:eastAsia="hr-HR"/>
        </w:rPr>
      </w:pPr>
      <w:del w:id="443" w:author="Kristijan Vrabec (kvrabec)" w:date="2018-12-09T13:45:00Z">
        <w:r w:rsidRPr="00952BF5" w:rsidDel="00186A8C">
          <w:rPr>
            <w:rStyle w:val="Hyperlink"/>
            <w:noProof/>
          </w:rPr>
          <w:delText>Slika 12 Primjer Tens</w:delText>
        </w:r>
        <w:r w:rsidRPr="00186A8C" w:rsidDel="00186A8C">
          <w:rPr>
            <w:rStyle w:val="Hyperlink"/>
            <w:smallCaps w:val="0"/>
            <w:noProof/>
          </w:rPr>
          <w:delText>orBoard vizualizacije</w:delText>
        </w:r>
        <w:r w:rsidDel="00186A8C">
          <w:rPr>
            <w:noProof/>
            <w:webHidden/>
          </w:rPr>
          <w:tab/>
          <w:delText>27</w:delText>
        </w:r>
      </w:del>
    </w:p>
    <w:p w14:paraId="1810C75C" w14:textId="77777777" w:rsidR="00992D3E" w:rsidRDefault="00366E12">
      <w:pPr>
        <w:spacing w:after="160" w:line="259" w:lineRule="auto"/>
        <w:ind w:firstLine="0"/>
        <w:jc w:val="left"/>
        <w:rPr>
          <w:b/>
          <w:sz w:val="28"/>
        </w:rPr>
      </w:pPr>
      <w:r w:rsidRPr="00E92FB5">
        <w:rPr>
          <w:sz w:val="32"/>
        </w:rPr>
        <w:fldChar w:fldCharType="end"/>
      </w:r>
      <w:r w:rsidR="00803CF5">
        <w:br w:type="page"/>
      </w:r>
      <w:r w:rsidR="00992D3E">
        <w:rPr>
          <w:b/>
          <w:sz w:val="28"/>
        </w:rPr>
        <w:lastRenderedPageBreak/>
        <w:t>Programski isječci</w:t>
      </w:r>
    </w:p>
    <w:p w14:paraId="621B8082" w14:textId="6A8D7D76" w:rsidR="00E63E95" w:rsidRDefault="00992D3E">
      <w:pPr>
        <w:pStyle w:val="TableofFigures"/>
        <w:tabs>
          <w:tab w:val="right" w:leader="dot" w:pos="9062"/>
        </w:tabs>
        <w:rPr>
          <w:ins w:id="444" w:author="Kristijan Vrabec (kvrabec)" w:date="2018-12-10T17:39:00Z"/>
          <w:rFonts w:eastAsiaTheme="minorEastAsia" w:cstheme="minorBidi"/>
          <w:smallCaps w:val="0"/>
          <w:noProof/>
          <w:sz w:val="22"/>
          <w:szCs w:val="22"/>
          <w:lang w:eastAsia="hr-HR"/>
        </w:rPr>
      </w:pPr>
      <w:r>
        <w:fldChar w:fldCharType="begin"/>
      </w:r>
      <w:r>
        <w:instrText xml:space="preserve"> TOC \h \z \c "Kod" </w:instrText>
      </w:r>
      <w:r>
        <w:fldChar w:fldCharType="separate"/>
      </w:r>
      <w:ins w:id="445" w:author="Kristijan Vrabec (kvrabec)" w:date="2018-12-10T17:39:00Z">
        <w:r w:rsidR="00E63E95" w:rsidRPr="0059525A">
          <w:rPr>
            <w:rStyle w:val="Hyperlink"/>
            <w:noProof/>
          </w:rPr>
          <w:fldChar w:fldCharType="begin"/>
        </w:r>
        <w:r w:rsidR="00E63E95" w:rsidRPr="0059525A">
          <w:rPr>
            <w:rStyle w:val="Hyperlink"/>
            <w:noProof/>
          </w:rPr>
          <w:instrText xml:space="preserve"> </w:instrText>
        </w:r>
        <w:r w:rsidR="00E63E95">
          <w:rPr>
            <w:noProof/>
          </w:rPr>
          <w:instrText>HYPERLINK \l "_Toc532226887"</w:instrText>
        </w:r>
        <w:r w:rsidR="00E63E95" w:rsidRPr="0059525A">
          <w:rPr>
            <w:rStyle w:val="Hyperlink"/>
            <w:noProof/>
          </w:rPr>
          <w:instrText xml:space="preserve"> </w:instrText>
        </w:r>
        <w:r w:rsidR="00E63E95" w:rsidRPr="0059525A">
          <w:rPr>
            <w:rStyle w:val="Hyperlink"/>
            <w:noProof/>
          </w:rPr>
        </w:r>
        <w:r w:rsidR="00E63E95" w:rsidRPr="0059525A">
          <w:rPr>
            <w:rStyle w:val="Hyperlink"/>
            <w:noProof/>
          </w:rPr>
          <w:fldChar w:fldCharType="separate"/>
        </w:r>
        <w:r w:rsidR="00E63E95" w:rsidRPr="0059525A">
          <w:rPr>
            <w:rStyle w:val="Hyperlink"/>
            <w:noProof/>
          </w:rPr>
          <w:t>Kod 1 Učitavanje seta te indeksiranje riječi i NER oznaka u prepareEmbeddings.py</w:t>
        </w:r>
        <w:r w:rsidR="00E63E95">
          <w:rPr>
            <w:noProof/>
            <w:webHidden/>
          </w:rPr>
          <w:tab/>
        </w:r>
        <w:r w:rsidR="00E63E95">
          <w:rPr>
            <w:noProof/>
            <w:webHidden/>
          </w:rPr>
          <w:fldChar w:fldCharType="begin"/>
        </w:r>
        <w:r w:rsidR="00E63E95">
          <w:rPr>
            <w:noProof/>
            <w:webHidden/>
          </w:rPr>
          <w:instrText xml:space="preserve"> PAGEREF _Toc532226887 \h </w:instrText>
        </w:r>
        <w:r w:rsidR="00E63E95">
          <w:rPr>
            <w:noProof/>
            <w:webHidden/>
          </w:rPr>
        </w:r>
      </w:ins>
      <w:r w:rsidR="00E63E95">
        <w:rPr>
          <w:noProof/>
          <w:webHidden/>
        </w:rPr>
        <w:fldChar w:fldCharType="separate"/>
      </w:r>
      <w:ins w:id="446" w:author="Kristijan Vrabec (kvrabec)" w:date="2018-12-10T19:08:00Z">
        <w:r w:rsidR="009C74BF">
          <w:rPr>
            <w:noProof/>
            <w:webHidden/>
          </w:rPr>
          <w:t>38</w:t>
        </w:r>
      </w:ins>
      <w:ins w:id="447" w:author="Kristijan Vrabec (kvrabec)" w:date="2018-12-10T17:39:00Z">
        <w:r w:rsidR="00E63E95">
          <w:rPr>
            <w:noProof/>
            <w:webHidden/>
          </w:rPr>
          <w:fldChar w:fldCharType="end"/>
        </w:r>
        <w:r w:rsidR="00E63E95" w:rsidRPr="0059525A">
          <w:rPr>
            <w:rStyle w:val="Hyperlink"/>
            <w:noProof/>
          </w:rPr>
          <w:fldChar w:fldCharType="end"/>
        </w:r>
      </w:ins>
    </w:p>
    <w:p w14:paraId="541DDE6E" w14:textId="607EAB06" w:rsidR="00E63E95" w:rsidRDefault="00E63E95">
      <w:pPr>
        <w:pStyle w:val="TableofFigures"/>
        <w:tabs>
          <w:tab w:val="right" w:leader="dot" w:pos="9062"/>
        </w:tabs>
        <w:rPr>
          <w:ins w:id="448" w:author="Kristijan Vrabec (kvrabec)" w:date="2018-12-10T17:39:00Z"/>
          <w:rFonts w:eastAsiaTheme="minorEastAsia" w:cstheme="minorBidi"/>
          <w:smallCaps w:val="0"/>
          <w:noProof/>
          <w:sz w:val="22"/>
          <w:szCs w:val="22"/>
          <w:lang w:eastAsia="hr-HR"/>
        </w:rPr>
      </w:pPr>
      <w:ins w:id="449"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"_Toc532226888"</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noProof/>
          </w:rPr>
          <w:t>Kod 2 Pretvaranje riječi u indekse u prepareEmbeddings.py</w:t>
        </w:r>
        <w:r>
          <w:rPr>
            <w:noProof/>
            <w:webHidden/>
          </w:rPr>
          <w:tab/>
        </w:r>
        <w:r>
          <w:rPr>
            <w:noProof/>
            <w:webHidden/>
          </w:rPr>
          <w:fldChar w:fldCharType="begin"/>
        </w:r>
        <w:r>
          <w:rPr>
            <w:noProof/>
            <w:webHidden/>
          </w:rPr>
          <w:instrText xml:space="preserve"> PAGEREF _Toc532226888 \h </w:instrText>
        </w:r>
        <w:r>
          <w:rPr>
            <w:noProof/>
            <w:webHidden/>
          </w:rPr>
        </w:r>
      </w:ins>
      <w:r>
        <w:rPr>
          <w:noProof/>
          <w:webHidden/>
        </w:rPr>
        <w:fldChar w:fldCharType="separate"/>
      </w:r>
      <w:ins w:id="450" w:author="Kristijan Vrabec (kvrabec)" w:date="2018-12-10T19:08:00Z">
        <w:r w:rsidR="009C74BF">
          <w:rPr>
            <w:noProof/>
            <w:webHidden/>
          </w:rPr>
          <w:t>39</w:t>
        </w:r>
      </w:ins>
      <w:ins w:id="451" w:author="Kristijan Vrabec (kvrabec)" w:date="2018-12-10T17:39:00Z">
        <w:r>
          <w:rPr>
            <w:noProof/>
            <w:webHidden/>
          </w:rPr>
          <w:fldChar w:fldCharType="end"/>
        </w:r>
        <w:r w:rsidRPr="0059525A">
          <w:rPr>
            <w:rStyle w:val="Hyperlink"/>
            <w:noProof/>
          </w:rPr>
          <w:fldChar w:fldCharType="end"/>
        </w:r>
      </w:ins>
    </w:p>
    <w:p w14:paraId="18EB0EAF" w14:textId="5B475A8D" w:rsidR="00E63E95" w:rsidRDefault="00E63E95">
      <w:pPr>
        <w:pStyle w:val="TableofFigures"/>
        <w:tabs>
          <w:tab w:val="right" w:leader="dot" w:pos="9062"/>
        </w:tabs>
        <w:rPr>
          <w:ins w:id="452" w:author="Kristijan Vrabec (kvrabec)" w:date="2018-12-10T17:39:00Z"/>
          <w:rFonts w:eastAsiaTheme="minorEastAsia" w:cstheme="minorBidi"/>
          <w:smallCaps w:val="0"/>
          <w:noProof/>
          <w:sz w:val="22"/>
          <w:szCs w:val="22"/>
          <w:lang w:eastAsia="hr-HR"/>
        </w:rPr>
      </w:pPr>
      <w:ins w:id="453"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"_Toc532226889"</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noProof/>
          </w:rPr>
          <w:t>Kod 3 Dohvaćanje rečenica u prepareEmbeddings.py</w:t>
        </w:r>
        <w:r>
          <w:rPr>
            <w:noProof/>
            <w:webHidden/>
          </w:rPr>
          <w:tab/>
        </w:r>
        <w:r>
          <w:rPr>
            <w:noProof/>
            <w:webHidden/>
          </w:rPr>
          <w:fldChar w:fldCharType="begin"/>
        </w:r>
        <w:r>
          <w:rPr>
            <w:noProof/>
            <w:webHidden/>
          </w:rPr>
          <w:instrText xml:space="preserve"> PAGEREF _Toc532226889 \h </w:instrText>
        </w:r>
        <w:r>
          <w:rPr>
            <w:noProof/>
            <w:webHidden/>
          </w:rPr>
        </w:r>
      </w:ins>
      <w:r>
        <w:rPr>
          <w:noProof/>
          <w:webHidden/>
        </w:rPr>
        <w:fldChar w:fldCharType="separate"/>
      </w:r>
      <w:ins w:id="454" w:author="Kristijan Vrabec (kvrabec)" w:date="2018-12-10T19:08:00Z">
        <w:r w:rsidR="009C74BF">
          <w:rPr>
            <w:noProof/>
            <w:webHidden/>
          </w:rPr>
          <w:t>39</w:t>
        </w:r>
      </w:ins>
      <w:ins w:id="455" w:author="Kristijan Vrabec (kvrabec)" w:date="2018-12-10T17:39:00Z">
        <w:r>
          <w:rPr>
            <w:noProof/>
            <w:webHidden/>
          </w:rPr>
          <w:fldChar w:fldCharType="end"/>
        </w:r>
        <w:r w:rsidRPr="0059525A">
          <w:rPr>
            <w:rStyle w:val="Hyperlink"/>
            <w:noProof/>
          </w:rPr>
          <w:fldChar w:fldCharType="end"/>
        </w:r>
      </w:ins>
    </w:p>
    <w:p w14:paraId="0C9F188F" w14:textId="7F5D9946" w:rsidR="00E63E95" w:rsidRDefault="00E63E95">
      <w:pPr>
        <w:pStyle w:val="TableofFigures"/>
        <w:tabs>
          <w:tab w:val="right" w:leader="dot" w:pos="9062"/>
        </w:tabs>
        <w:rPr>
          <w:ins w:id="456" w:author="Kristijan Vrabec (kvrabec)" w:date="2018-12-10T17:39:00Z"/>
          <w:rFonts w:eastAsiaTheme="minorEastAsia" w:cstheme="minorBidi"/>
          <w:smallCaps w:val="0"/>
          <w:noProof/>
          <w:sz w:val="22"/>
          <w:szCs w:val="22"/>
          <w:lang w:eastAsia="hr-HR"/>
        </w:rPr>
      </w:pPr>
      <w:ins w:id="457"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"_Toc532226890"</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noProof/>
          </w:rPr>
          <w:t>Kod 4 Generiranje ulaznih i izlaznih vrijednosti u prepareEmbeddings.py</w:t>
        </w:r>
        <w:r>
          <w:rPr>
            <w:noProof/>
            <w:webHidden/>
          </w:rPr>
          <w:tab/>
        </w:r>
        <w:r>
          <w:rPr>
            <w:noProof/>
            <w:webHidden/>
          </w:rPr>
          <w:fldChar w:fldCharType="begin"/>
        </w:r>
        <w:r>
          <w:rPr>
            <w:noProof/>
            <w:webHidden/>
          </w:rPr>
          <w:instrText xml:space="preserve"> PAGEREF _Toc532226890 \h </w:instrText>
        </w:r>
        <w:r>
          <w:rPr>
            <w:noProof/>
            <w:webHidden/>
          </w:rPr>
        </w:r>
      </w:ins>
      <w:r>
        <w:rPr>
          <w:noProof/>
          <w:webHidden/>
        </w:rPr>
        <w:fldChar w:fldCharType="separate"/>
      </w:r>
      <w:ins w:id="458" w:author="Kristijan Vrabec (kvrabec)" w:date="2018-12-10T19:08:00Z">
        <w:r w:rsidR="009C74BF">
          <w:rPr>
            <w:noProof/>
            <w:webHidden/>
          </w:rPr>
          <w:t>40</w:t>
        </w:r>
      </w:ins>
      <w:ins w:id="459" w:author="Kristijan Vrabec (kvrabec)" w:date="2018-12-10T17:39:00Z">
        <w:r>
          <w:rPr>
            <w:noProof/>
            <w:webHidden/>
          </w:rPr>
          <w:fldChar w:fldCharType="end"/>
        </w:r>
        <w:r w:rsidRPr="0059525A">
          <w:rPr>
            <w:rStyle w:val="Hyperlink"/>
            <w:noProof/>
          </w:rPr>
          <w:fldChar w:fldCharType="end"/>
        </w:r>
      </w:ins>
    </w:p>
    <w:p w14:paraId="4E7DD647" w14:textId="325CCF33" w:rsidR="00E63E95" w:rsidRDefault="00E63E95">
      <w:pPr>
        <w:pStyle w:val="TableofFigures"/>
        <w:tabs>
          <w:tab w:val="right" w:leader="dot" w:pos="9062"/>
        </w:tabs>
        <w:rPr>
          <w:ins w:id="460" w:author="Kristijan Vrabec (kvrabec)" w:date="2018-12-10T17:39:00Z"/>
          <w:rFonts w:eastAsiaTheme="minorEastAsia" w:cstheme="minorBidi"/>
          <w:smallCaps w:val="0"/>
          <w:noProof/>
          <w:sz w:val="22"/>
          <w:szCs w:val="22"/>
          <w:lang w:eastAsia="hr-HR"/>
        </w:rPr>
      </w:pPr>
      <w:ins w:id="461"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"_Toc532226891"</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noProof/>
          </w:rPr>
          <w:t>Kod 5 Spremanje ulaznih i izlaznih podataka u prepareEmbeddings.py</w:t>
        </w:r>
        <w:r>
          <w:rPr>
            <w:noProof/>
            <w:webHidden/>
          </w:rPr>
          <w:tab/>
        </w:r>
        <w:r>
          <w:rPr>
            <w:noProof/>
            <w:webHidden/>
          </w:rPr>
          <w:fldChar w:fldCharType="begin"/>
        </w:r>
        <w:r>
          <w:rPr>
            <w:noProof/>
            <w:webHidden/>
          </w:rPr>
          <w:instrText xml:space="preserve"> PAGEREF _Toc532226891 \h </w:instrText>
        </w:r>
        <w:r>
          <w:rPr>
            <w:noProof/>
            <w:webHidden/>
          </w:rPr>
        </w:r>
      </w:ins>
      <w:r>
        <w:rPr>
          <w:noProof/>
          <w:webHidden/>
        </w:rPr>
        <w:fldChar w:fldCharType="separate"/>
      </w:r>
      <w:ins w:id="462" w:author="Kristijan Vrabec (kvrabec)" w:date="2018-12-10T19:08:00Z">
        <w:r w:rsidR="009C74BF">
          <w:rPr>
            <w:noProof/>
            <w:webHidden/>
          </w:rPr>
          <w:t>41</w:t>
        </w:r>
      </w:ins>
      <w:ins w:id="463" w:author="Kristijan Vrabec (kvrabec)" w:date="2018-12-10T17:39:00Z">
        <w:r>
          <w:rPr>
            <w:noProof/>
            <w:webHidden/>
          </w:rPr>
          <w:fldChar w:fldCharType="end"/>
        </w:r>
        <w:r w:rsidRPr="0059525A">
          <w:rPr>
            <w:rStyle w:val="Hyperlink"/>
            <w:noProof/>
          </w:rPr>
          <w:fldChar w:fldCharType="end"/>
        </w:r>
      </w:ins>
    </w:p>
    <w:p w14:paraId="4C9241B3" w14:textId="7D459111" w:rsidR="00E63E95" w:rsidRDefault="00E63E95">
      <w:pPr>
        <w:pStyle w:val="TableofFigures"/>
        <w:tabs>
          <w:tab w:val="right" w:leader="dot" w:pos="9062"/>
        </w:tabs>
        <w:rPr>
          <w:ins w:id="464" w:author="Kristijan Vrabec (kvrabec)" w:date="2018-12-10T17:39:00Z"/>
          <w:rFonts w:eastAsiaTheme="minorEastAsia" w:cstheme="minorBidi"/>
          <w:smallCaps w:val="0"/>
          <w:noProof/>
          <w:sz w:val="22"/>
          <w:szCs w:val="22"/>
          <w:lang w:eastAsia="hr-HR"/>
        </w:rPr>
      </w:pPr>
      <w:ins w:id="465"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"_Toc532226892"</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noProof/>
          </w:rPr>
          <w:t>Kod 6 Učitavanje vrijednosti u liste iz datoteka u prepareEmbeddings.py</w:t>
        </w:r>
        <w:r>
          <w:rPr>
            <w:noProof/>
            <w:webHidden/>
          </w:rPr>
          <w:tab/>
        </w:r>
        <w:r>
          <w:rPr>
            <w:noProof/>
            <w:webHidden/>
          </w:rPr>
          <w:fldChar w:fldCharType="begin"/>
        </w:r>
        <w:r>
          <w:rPr>
            <w:noProof/>
            <w:webHidden/>
          </w:rPr>
          <w:instrText xml:space="preserve"> PAGEREF _Toc532226892 \h </w:instrText>
        </w:r>
        <w:r>
          <w:rPr>
            <w:noProof/>
            <w:webHidden/>
          </w:rPr>
        </w:r>
      </w:ins>
      <w:r>
        <w:rPr>
          <w:noProof/>
          <w:webHidden/>
        </w:rPr>
        <w:fldChar w:fldCharType="separate"/>
      </w:r>
      <w:ins w:id="466" w:author="Kristijan Vrabec (kvrabec)" w:date="2018-12-10T19:08:00Z">
        <w:r w:rsidR="009C74BF">
          <w:rPr>
            <w:noProof/>
            <w:webHidden/>
          </w:rPr>
          <w:t>41</w:t>
        </w:r>
      </w:ins>
      <w:ins w:id="467" w:author="Kristijan Vrabec (kvrabec)" w:date="2018-12-10T17:39:00Z">
        <w:r>
          <w:rPr>
            <w:noProof/>
            <w:webHidden/>
          </w:rPr>
          <w:fldChar w:fldCharType="end"/>
        </w:r>
        <w:r w:rsidRPr="0059525A">
          <w:rPr>
            <w:rStyle w:val="Hyperlink"/>
            <w:noProof/>
          </w:rPr>
          <w:fldChar w:fldCharType="end"/>
        </w:r>
      </w:ins>
    </w:p>
    <w:p w14:paraId="21EF5D0D" w14:textId="247A3878" w:rsidR="00E63E95" w:rsidRDefault="00E63E95">
      <w:pPr>
        <w:pStyle w:val="TableofFigures"/>
        <w:tabs>
          <w:tab w:val="right" w:leader="dot" w:pos="9062"/>
        </w:tabs>
        <w:rPr>
          <w:ins w:id="468" w:author="Kristijan Vrabec (kvrabec)" w:date="2018-12-10T17:39:00Z"/>
          <w:rFonts w:eastAsiaTheme="minorEastAsia" w:cstheme="minorBidi"/>
          <w:smallCaps w:val="0"/>
          <w:noProof/>
          <w:sz w:val="22"/>
          <w:szCs w:val="22"/>
          <w:lang w:eastAsia="hr-HR"/>
        </w:rPr>
      </w:pPr>
      <w:ins w:id="469"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"_Toc532226893"</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i/>
            <w:iCs/>
            <w:noProof/>
          </w:rPr>
          <w:t>Kod 7 Parametri modela u model.py</w:t>
        </w:r>
        <w:r>
          <w:rPr>
            <w:noProof/>
            <w:webHidden/>
          </w:rPr>
          <w:tab/>
        </w:r>
        <w:r>
          <w:rPr>
            <w:noProof/>
            <w:webHidden/>
          </w:rPr>
          <w:fldChar w:fldCharType="begin"/>
        </w:r>
        <w:r>
          <w:rPr>
            <w:noProof/>
            <w:webHidden/>
          </w:rPr>
          <w:instrText xml:space="preserve"> PAGEREF _Toc532226893 \h </w:instrText>
        </w:r>
        <w:r>
          <w:rPr>
            <w:noProof/>
            <w:webHidden/>
          </w:rPr>
        </w:r>
      </w:ins>
      <w:r>
        <w:rPr>
          <w:noProof/>
          <w:webHidden/>
        </w:rPr>
        <w:fldChar w:fldCharType="separate"/>
      </w:r>
      <w:ins w:id="470" w:author="Kristijan Vrabec (kvrabec)" w:date="2018-12-10T19:08:00Z">
        <w:r w:rsidR="009C74BF">
          <w:rPr>
            <w:noProof/>
            <w:webHidden/>
          </w:rPr>
          <w:t>41</w:t>
        </w:r>
      </w:ins>
      <w:ins w:id="471" w:author="Kristijan Vrabec (kvrabec)" w:date="2018-12-10T17:39:00Z">
        <w:r>
          <w:rPr>
            <w:noProof/>
            <w:webHidden/>
          </w:rPr>
          <w:fldChar w:fldCharType="end"/>
        </w:r>
        <w:r w:rsidRPr="0059525A">
          <w:rPr>
            <w:rStyle w:val="Hyperlink"/>
            <w:noProof/>
          </w:rPr>
          <w:fldChar w:fldCharType="end"/>
        </w:r>
      </w:ins>
    </w:p>
    <w:p w14:paraId="76D17A36" w14:textId="2C6B78F8" w:rsidR="00E63E95" w:rsidRDefault="00E63E95">
      <w:pPr>
        <w:pStyle w:val="TableofFigures"/>
        <w:tabs>
          <w:tab w:val="right" w:leader="dot" w:pos="9062"/>
        </w:tabs>
        <w:rPr>
          <w:ins w:id="472" w:author="Kristijan Vrabec (kvrabec)" w:date="2018-12-10T17:39:00Z"/>
          <w:rFonts w:eastAsiaTheme="minorEastAsia" w:cstheme="minorBidi"/>
          <w:smallCaps w:val="0"/>
          <w:noProof/>
          <w:sz w:val="22"/>
          <w:szCs w:val="22"/>
          <w:lang w:eastAsia="hr-HR"/>
        </w:rPr>
      </w:pPr>
      <w:ins w:id="473"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"_Toc532226894"</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i/>
            <w:iCs/>
            <w:noProof/>
          </w:rPr>
          <w:t>Kod 8 Funkcija za postavljanje parametara modela u model.py</w:t>
        </w:r>
        <w:r>
          <w:rPr>
            <w:noProof/>
            <w:webHidden/>
          </w:rPr>
          <w:tab/>
        </w:r>
        <w:r>
          <w:rPr>
            <w:noProof/>
            <w:webHidden/>
          </w:rPr>
          <w:fldChar w:fldCharType="begin"/>
        </w:r>
        <w:r>
          <w:rPr>
            <w:noProof/>
            <w:webHidden/>
          </w:rPr>
          <w:instrText xml:space="preserve"> PAGEREF _Toc532226894 \h </w:instrText>
        </w:r>
        <w:r>
          <w:rPr>
            <w:noProof/>
            <w:webHidden/>
          </w:rPr>
        </w:r>
      </w:ins>
      <w:r>
        <w:rPr>
          <w:noProof/>
          <w:webHidden/>
        </w:rPr>
        <w:fldChar w:fldCharType="separate"/>
      </w:r>
      <w:ins w:id="474" w:author="Kristijan Vrabec (kvrabec)" w:date="2018-12-10T19:08:00Z">
        <w:r w:rsidR="009C74BF">
          <w:rPr>
            <w:noProof/>
            <w:webHidden/>
          </w:rPr>
          <w:t>42</w:t>
        </w:r>
      </w:ins>
      <w:ins w:id="475" w:author="Kristijan Vrabec (kvrabec)" w:date="2018-12-10T17:39:00Z">
        <w:r>
          <w:rPr>
            <w:noProof/>
            <w:webHidden/>
          </w:rPr>
          <w:fldChar w:fldCharType="end"/>
        </w:r>
        <w:r w:rsidRPr="0059525A">
          <w:rPr>
            <w:rStyle w:val="Hyperlink"/>
            <w:noProof/>
          </w:rPr>
          <w:fldChar w:fldCharType="end"/>
        </w:r>
      </w:ins>
    </w:p>
    <w:p w14:paraId="5D4A5630" w14:textId="25FE1192" w:rsidR="00E63E95" w:rsidRDefault="00E63E95">
      <w:pPr>
        <w:pStyle w:val="TableofFigures"/>
        <w:tabs>
          <w:tab w:val="right" w:leader="dot" w:pos="9062"/>
        </w:tabs>
        <w:rPr>
          <w:ins w:id="476" w:author="Kristijan Vrabec (kvrabec)" w:date="2018-12-10T17:39:00Z"/>
          <w:rFonts w:eastAsiaTheme="minorEastAsia" w:cstheme="minorBidi"/>
          <w:smallCaps w:val="0"/>
          <w:noProof/>
          <w:sz w:val="22"/>
          <w:szCs w:val="22"/>
          <w:lang w:eastAsia="hr-HR"/>
        </w:rPr>
      </w:pPr>
      <w:ins w:id="477"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"_Toc532226895"</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i/>
            <w:iCs/>
            <w:noProof/>
          </w:rPr>
          <w:t>Kod 9 Normalizacija znakova u model.py</w:t>
        </w:r>
        <w:r>
          <w:rPr>
            <w:noProof/>
            <w:webHidden/>
          </w:rPr>
          <w:tab/>
        </w:r>
        <w:r>
          <w:rPr>
            <w:noProof/>
            <w:webHidden/>
          </w:rPr>
          <w:fldChar w:fldCharType="begin"/>
        </w:r>
        <w:r>
          <w:rPr>
            <w:noProof/>
            <w:webHidden/>
          </w:rPr>
          <w:instrText xml:space="preserve"> PAGEREF _Toc532226895 \h </w:instrText>
        </w:r>
        <w:r>
          <w:rPr>
            <w:noProof/>
            <w:webHidden/>
          </w:rPr>
        </w:r>
      </w:ins>
      <w:r>
        <w:rPr>
          <w:noProof/>
          <w:webHidden/>
        </w:rPr>
        <w:fldChar w:fldCharType="separate"/>
      </w:r>
      <w:ins w:id="478" w:author="Kristijan Vrabec (kvrabec)" w:date="2018-12-10T19:08:00Z">
        <w:r w:rsidR="009C74BF">
          <w:rPr>
            <w:noProof/>
            <w:webHidden/>
          </w:rPr>
          <w:t>42</w:t>
        </w:r>
      </w:ins>
      <w:ins w:id="479" w:author="Kristijan Vrabec (kvrabec)" w:date="2018-12-10T17:39:00Z">
        <w:r>
          <w:rPr>
            <w:noProof/>
            <w:webHidden/>
          </w:rPr>
          <w:fldChar w:fldCharType="end"/>
        </w:r>
        <w:r w:rsidRPr="0059525A">
          <w:rPr>
            <w:rStyle w:val="Hyperlink"/>
            <w:noProof/>
          </w:rPr>
          <w:fldChar w:fldCharType="end"/>
        </w:r>
      </w:ins>
    </w:p>
    <w:p w14:paraId="07D950EC" w14:textId="324E4CFC" w:rsidR="00E63E95" w:rsidRDefault="00E63E95">
      <w:pPr>
        <w:pStyle w:val="TableofFigures"/>
        <w:tabs>
          <w:tab w:val="right" w:leader="dot" w:pos="9062"/>
        </w:tabs>
        <w:rPr>
          <w:ins w:id="480" w:author="Kristijan Vrabec (kvrabec)" w:date="2018-12-10T17:39:00Z"/>
          <w:rFonts w:eastAsiaTheme="minorEastAsia" w:cstheme="minorBidi"/>
          <w:smallCaps w:val="0"/>
          <w:noProof/>
          <w:sz w:val="22"/>
          <w:szCs w:val="22"/>
          <w:lang w:eastAsia="hr-HR"/>
        </w:rPr>
      </w:pPr>
      <w:ins w:id="481"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"_Toc532226896"</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i/>
            <w:iCs/>
            <w:noProof/>
          </w:rPr>
          <w:t>Kod 10 Izlazni sloj u model.py</w:t>
        </w:r>
        <w:r>
          <w:rPr>
            <w:noProof/>
            <w:webHidden/>
          </w:rPr>
          <w:tab/>
        </w:r>
        <w:r>
          <w:rPr>
            <w:noProof/>
            <w:webHidden/>
          </w:rPr>
          <w:fldChar w:fldCharType="begin"/>
        </w:r>
        <w:r>
          <w:rPr>
            <w:noProof/>
            <w:webHidden/>
          </w:rPr>
          <w:instrText xml:space="preserve"> PAGEREF _Toc532226896 \h </w:instrText>
        </w:r>
        <w:r>
          <w:rPr>
            <w:noProof/>
            <w:webHidden/>
          </w:rPr>
        </w:r>
      </w:ins>
      <w:r>
        <w:rPr>
          <w:noProof/>
          <w:webHidden/>
        </w:rPr>
        <w:fldChar w:fldCharType="separate"/>
      </w:r>
      <w:ins w:id="482" w:author="Kristijan Vrabec (kvrabec)" w:date="2018-12-10T19:08:00Z">
        <w:r w:rsidR="009C74BF">
          <w:rPr>
            <w:noProof/>
            <w:webHidden/>
          </w:rPr>
          <w:t>43</w:t>
        </w:r>
      </w:ins>
      <w:ins w:id="483" w:author="Kristijan Vrabec (kvrabec)" w:date="2018-12-10T17:39:00Z">
        <w:r>
          <w:rPr>
            <w:noProof/>
            <w:webHidden/>
          </w:rPr>
          <w:fldChar w:fldCharType="end"/>
        </w:r>
        <w:r w:rsidRPr="0059525A">
          <w:rPr>
            <w:rStyle w:val="Hyperlink"/>
            <w:noProof/>
          </w:rPr>
          <w:fldChar w:fldCharType="end"/>
        </w:r>
      </w:ins>
    </w:p>
    <w:p w14:paraId="37022D46" w14:textId="7DED0477" w:rsidR="00E63E95" w:rsidRDefault="00E63E95">
      <w:pPr>
        <w:pStyle w:val="TableofFigures"/>
        <w:tabs>
          <w:tab w:val="right" w:leader="dot" w:pos="9062"/>
        </w:tabs>
        <w:rPr>
          <w:ins w:id="484" w:author="Kristijan Vrabec (kvrabec)" w:date="2018-12-10T17:39:00Z"/>
          <w:rFonts w:eastAsiaTheme="minorEastAsia" w:cstheme="minorBidi"/>
          <w:smallCaps w:val="0"/>
          <w:noProof/>
          <w:sz w:val="22"/>
          <w:szCs w:val="22"/>
          <w:lang w:eastAsia="hr-HR"/>
        </w:rPr>
      </w:pPr>
      <w:ins w:id="485"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"_Toc532226897"</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i/>
            <w:iCs/>
            <w:noProof/>
          </w:rPr>
          <w:t>Kod 11 Kreiranje modela i postavljane parametara u model.py</w:t>
        </w:r>
        <w:r>
          <w:rPr>
            <w:noProof/>
            <w:webHidden/>
          </w:rPr>
          <w:tab/>
        </w:r>
        <w:r>
          <w:rPr>
            <w:noProof/>
            <w:webHidden/>
          </w:rPr>
          <w:fldChar w:fldCharType="begin"/>
        </w:r>
        <w:r>
          <w:rPr>
            <w:noProof/>
            <w:webHidden/>
          </w:rPr>
          <w:instrText xml:space="preserve"> PAGEREF _Toc532226897 \h </w:instrText>
        </w:r>
        <w:r>
          <w:rPr>
            <w:noProof/>
            <w:webHidden/>
          </w:rPr>
        </w:r>
      </w:ins>
      <w:r>
        <w:rPr>
          <w:noProof/>
          <w:webHidden/>
        </w:rPr>
        <w:fldChar w:fldCharType="separate"/>
      </w:r>
      <w:ins w:id="486" w:author="Kristijan Vrabec (kvrabec)" w:date="2018-12-10T19:08:00Z">
        <w:r w:rsidR="009C74BF">
          <w:rPr>
            <w:noProof/>
            <w:webHidden/>
          </w:rPr>
          <w:t>43</w:t>
        </w:r>
      </w:ins>
      <w:ins w:id="487" w:author="Kristijan Vrabec (kvrabec)" w:date="2018-12-10T17:39:00Z">
        <w:r>
          <w:rPr>
            <w:noProof/>
            <w:webHidden/>
          </w:rPr>
          <w:fldChar w:fldCharType="end"/>
        </w:r>
        <w:r w:rsidRPr="0059525A">
          <w:rPr>
            <w:rStyle w:val="Hyperlink"/>
            <w:noProof/>
          </w:rPr>
          <w:fldChar w:fldCharType="end"/>
        </w:r>
      </w:ins>
    </w:p>
    <w:p w14:paraId="698FB177" w14:textId="60683FB2" w:rsidR="00E63E95" w:rsidRDefault="00E63E95">
      <w:pPr>
        <w:pStyle w:val="TableofFigures"/>
        <w:tabs>
          <w:tab w:val="right" w:leader="dot" w:pos="9062"/>
        </w:tabs>
        <w:rPr>
          <w:ins w:id="488" w:author="Kristijan Vrabec (kvrabec)" w:date="2018-12-10T17:39:00Z"/>
          <w:rFonts w:eastAsiaTheme="minorEastAsia" w:cstheme="minorBidi"/>
          <w:smallCaps w:val="0"/>
          <w:noProof/>
          <w:sz w:val="22"/>
          <w:szCs w:val="22"/>
          <w:lang w:eastAsia="hr-HR"/>
        </w:rPr>
      </w:pPr>
      <w:ins w:id="489"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"_Toc532226898"</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i/>
            <w:iCs/>
            <w:noProof/>
          </w:rPr>
          <w:t>Kod 12 Treniranje modela u model.py</w:t>
        </w:r>
        <w:r>
          <w:rPr>
            <w:noProof/>
            <w:webHidden/>
          </w:rPr>
          <w:tab/>
        </w:r>
        <w:r>
          <w:rPr>
            <w:noProof/>
            <w:webHidden/>
          </w:rPr>
          <w:fldChar w:fldCharType="begin"/>
        </w:r>
        <w:r>
          <w:rPr>
            <w:noProof/>
            <w:webHidden/>
          </w:rPr>
          <w:instrText xml:space="preserve"> PAGEREF _Toc532226898 \h </w:instrText>
        </w:r>
        <w:r>
          <w:rPr>
            <w:noProof/>
            <w:webHidden/>
          </w:rPr>
        </w:r>
      </w:ins>
      <w:r>
        <w:rPr>
          <w:noProof/>
          <w:webHidden/>
        </w:rPr>
        <w:fldChar w:fldCharType="separate"/>
      </w:r>
      <w:ins w:id="490" w:author="Kristijan Vrabec (kvrabec)" w:date="2018-12-10T19:08:00Z">
        <w:r w:rsidR="009C74BF">
          <w:rPr>
            <w:noProof/>
            <w:webHidden/>
          </w:rPr>
          <w:t>44</w:t>
        </w:r>
      </w:ins>
      <w:ins w:id="491" w:author="Kristijan Vrabec (kvrabec)" w:date="2018-12-10T17:39:00Z">
        <w:r>
          <w:rPr>
            <w:noProof/>
            <w:webHidden/>
          </w:rPr>
          <w:fldChar w:fldCharType="end"/>
        </w:r>
        <w:r w:rsidRPr="0059525A">
          <w:rPr>
            <w:rStyle w:val="Hyperlink"/>
            <w:noProof/>
          </w:rPr>
          <w:fldChar w:fldCharType="end"/>
        </w:r>
      </w:ins>
    </w:p>
    <w:p w14:paraId="489816AB" w14:textId="00156788" w:rsidR="00E63E95" w:rsidRDefault="00E63E95">
      <w:pPr>
        <w:pStyle w:val="TableofFigures"/>
        <w:tabs>
          <w:tab w:val="right" w:leader="dot" w:pos="9062"/>
        </w:tabs>
        <w:rPr>
          <w:ins w:id="492" w:author="Kristijan Vrabec (kvrabec)" w:date="2018-12-10T17:39:00Z"/>
          <w:rFonts w:eastAsiaTheme="minorEastAsia" w:cstheme="minorBidi"/>
          <w:smallCaps w:val="0"/>
          <w:noProof/>
          <w:sz w:val="22"/>
          <w:szCs w:val="22"/>
          <w:lang w:eastAsia="hr-HR"/>
        </w:rPr>
      </w:pPr>
      <w:ins w:id="493" w:author="Kristijan Vrabec (kvrabec)" w:date="2018-12-10T17:39:00Z">
        <w:r w:rsidRPr="0059525A">
          <w:rPr>
            <w:rStyle w:val="Hyperlink"/>
            <w:noProof/>
          </w:rPr>
          <w:fldChar w:fldCharType="begin"/>
        </w:r>
        <w:r w:rsidRPr="0059525A">
          <w:rPr>
            <w:rStyle w:val="Hyperlink"/>
            <w:noProof/>
          </w:rPr>
          <w:instrText xml:space="preserve"> </w:instrText>
        </w:r>
        <w:r>
          <w:rPr>
            <w:noProof/>
          </w:rPr>
          <w:instrText>HYPERLINK \l "_Toc532226899"</w:instrText>
        </w:r>
        <w:r w:rsidRPr="0059525A">
          <w:rPr>
            <w:rStyle w:val="Hyperlink"/>
            <w:noProof/>
          </w:rPr>
          <w:instrText xml:space="preserve"> </w:instrText>
        </w:r>
        <w:r w:rsidRPr="0059525A">
          <w:rPr>
            <w:rStyle w:val="Hyperlink"/>
            <w:noProof/>
          </w:rPr>
        </w:r>
        <w:r w:rsidRPr="0059525A">
          <w:rPr>
            <w:rStyle w:val="Hyperlink"/>
            <w:noProof/>
          </w:rPr>
          <w:fldChar w:fldCharType="separate"/>
        </w:r>
        <w:r w:rsidRPr="0059525A">
          <w:rPr>
            <w:rStyle w:val="Hyperlink"/>
            <w:i/>
            <w:iCs/>
            <w:noProof/>
          </w:rPr>
          <w:t>Kod 13 Spremanje modela i podataka o treningu u model.py</w:t>
        </w:r>
        <w:r>
          <w:rPr>
            <w:noProof/>
            <w:webHidden/>
          </w:rPr>
          <w:tab/>
        </w:r>
        <w:r>
          <w:rPr>
            <w:noProof/>
            <w:webHidden/>
          </w:rPr>
          <w:fldChar w:fldCharType="begin"/>
        </w:r>
        <w:r>
          <w:rPr>
            <w:noProof/>
            <w:webHidden/>
          </w:rPr>
          <w:instrText xml:space="preserve"> PAGEREF _Toc532226899 \h </w:instrText>
        </w:r>
        <w:r>
          <w:rPr>
            <w:noProof/>
            <w:webHidden/>
          </w:rPr>
        </w:r>
      </w:ins>
      <w:r>
        <w:rPr>
          <w:noProof/>
          <w:webHidden/>
        </w:rPr>
        <w:fldChar w:fldCharType="separate"/>
      </w:r>
      <w:ins w:id="494" w:author="Kristijan Vrabec (kvrabec)" w:date="2018-12-10T19:08:00Z">
        <w:r w:rsidR="009C74BF">
          <w:rPr>
            <w:noProof/>
            <w:webHidden/>
          </w:rPr>
          <w:t>44</w:t>
        </w:r>
      </w:ins>
      <w:ins w:id="495" w:author="Kristijan Vrabec (kvrabec)" w:date="2018-12-10T17:39:00Z">
        <w:r>
          <w:rPr>
            <w:noProof/>
            <w:webHidden/>
          </w:rPr>
          <w:fldChar w:fldCharType="end"/>
        </w:r>
        <w:r w:rsidRPr="0059525A">
          <w:rPr>
            <w:rStyle w:val="Hyperlink"/>
            <w:noProof/>
          </w:rPr>
          <w:fldChar w:fldCharType="end"/>
        </w:r>
      </w:ins>
    </w:p>
    <w:p w14:paraId="5CC25BFC" w14:textId="0F7938E5" w:rsidR="001B048A" w:rsidDel="00E63E95" w:rsidRDefault="001B048A">
      <w:pPr>
        <w:pStyle w:val="TableofFigures"/>
        <w:tabs>
          <w:tab w:val="right" w:leader="dot" w:pos="9062"/>
        </w:tabs>
        <w:rPr>
          <w:del w:id="496" w:author="Kristijan Vrabec (kvrabec)" w:date="2018-12-10T17:39:00Z"/>
          <w:rFonts w:eastAsiaTheme="minorEastAsia" w:cstheme="minorBidi"/>
          <w:smallCaps w:val="0"/>
          <w:noProof/>
          <w:sz w:val="22"/>
          <w:szCs w:val="22"/>
          <w:lang w:eastAsia="hr-HR"/>
        </w:rPr>
      </w:pPr>
      <w:del w:id="497" w:author="Kristijan Vrabec (kvrabec)" w:date="2018-12-10T17:39:00Z">
        <w:r w:rsidRPr="00E63E95" w:rsidDel="00E63E95">
          <w:rPr>
            <w:rStyle w:val="Hyperlink"/>
            <w:noProof/>
            <w:rPrChange w:id="498" w:author="Kristijan Vrabec (kvrabec)" w:date="2018-12-10T17:39:00Z">
              <w:rPr>
                <w:rStyle w:val="Hyperlink"/>
                <w:noProof/>
              </w:rPr>
            </w:rPrChange>
          </w:rPr>
          <w:delText>Kod 1 Učitavanje seta te indeksiranje riječi i NER oznaka u prepareEmbeddings.py</w:delText>
        </w:r>
        <w:r w:rsidDel="00E63E95">
          <w:rPr>
            <w:noProof/>
            <w:webHidden/>
          </w:rPr>
          <w:tab/>
          <w:delText>38</w:delText>
        </w:r>
      </w:del>
    </w:p>
    <w:p w14:paraId="274FB468" w14:textId="66106462" w:rsidR="001B048A" w:rsidDel="00E63E95" w:rsidRDefault="001B048A">
      <w:pPr>
        <w:pStyle w:val="TableofFigures"/>
        <w:tabs>
          <w:tab w:val="right" w:leader="dot" w:pos="9062"/>
        </w:tabs>
        <w:rPr>
          <w:del w:id="499" w:author="Kristijan Vrabec (kvrabec)" w:date="2018-12-10T17:39:00Z"/>
          <w:rFonts w:eastAsiaTheme="minorEastAsia" w:cstheme="minorBidi"/>
          <w:smallCaps w:val="0"/>
          <w:noProof/>
          <w:sz w:val="22"/>
          <w:szCs w:val="22"/>
          <w:lang w:eastAsia="hr-HR"/>
        </w:rPr>
      </w:pPr>
      <w:del w:id="500" w:author="Kristijan Vrabec (kvrabec)" w:date="2018-12-10T17:39:00Z">
        <w:r w:rsidRPr="00E63E95" w:rsidDel="00E63E95">
          <w:rPr>
            <w:rStyle w:val="Hyperlink"/>
            <w:noProof/>
            <w:rPrChange w:id="501" w:author="Kristijan Vrabec (kvrabec)" w:date="2018-12-10T17:39:00Z">
              <w:rPr>
                <w:rStyle w:val="Hyperlink"/>
                <w:noProof/>
              </w:rPr>
            </w:rPrChange>
          </w:rPr>
          <w:delText>Kod 2 Pretvaranje riječi u indekse u prepareEmbeddings.py</w:delText>
        </w:r>
        <w:r w:rsidDel="00E63E95">
          <w:rPr>
            <w:noProof/>
            <w:webHidden/>
          </w:rPr>
          <w:tab/>
          <w:delText>39</w:delText>
        </w:r>
      </w:del>
    </w:p>
    <w:p w14:paraId="37C8B5CD" w14:textId="360F1631" w:rsidR="001B048A" w:rsidDel="00E63E95" w:rsidRDefault="001B048A">
      <w:pPr>
        <w:pStyle w:val="TableofFigures"/>
        <w:tabs>
          <w:tab w:val="right" w:leader="dot" w:pos="9062"/>
        </w:tabs>
        <w:rPr>
          <w:del w:id="502" w:author="Kristijan Vrabec (kvrabec)" w:date="2018-12-10T17:39:00Z"/>
          <w:rFonts w:eastAsiaTheme="minorEastAsia" w:cstheme="minorBidi"/>
          <w:smallCaps w:val="0"/>
          <w:noProof/>
          <w:sz w:val="22"/>
          <w:szCs w:val="22"/>
          <w:lang w:eastAsia="hr-HR"/>
        </w:rPr>
      </w:pPr>
      <w:del w:id="503" w:author="Kristijan Vrabec (kvrabec)" w:date="2018-12-10T17:39:00Z">
        <w:r w:rsidRPr="00E63E95" w:rsidDel="00E63E95">
          <w:rPr>
            <w:rStyle w:val="Hyperlink"/>
            <w:noProof/>
            <w:rPrChange w:id="504" w:author="Kristijan Vrabec (kvrabec)" w:date="2018-12-10T17:39:00Z">
              <w:rPr>
                <w:rStyle w:val="Hyperlink"/>
                <w:noProof/>
              </w:rPr>
            </w:rPrChange>
          </w:rPr>
          <w:delText>Kod 3 Dohvaćanje rečenica u prepareEmbeddings.py</w:delText>
        </w:r>
        <w:r w:rsidDel="00E63E95">
          <w:rPr>
            <w:noProof/>
            <w:webHidden/>
          </w:rPr>
          <w:tab/>
          <w:delText>39</w:delText>
        </w:r>
      </w:del>
    </w:p>
    <w:p w14:paraId="29F33FE8" w14:textId="04F9193B" w:rsidR="001B048A" w:rsidDel="00E63E95" w:rsidRDefault="001B048A">
      <w:pPr>
        <w:pStyle w:val="TableofFigures"/>
        <w:tabs>
          <w:tab w:val="right" w:leader="dot" w:pos="9062"/>
        </w:tabs>
        <w:rPr>
          <w:del w:id="505" w:author="Kristijan Vrabec (kvrabec)" w:date="2018-12-10T17:39:00Z"/>
          <w:rFonts w:eastAsiaTheme="minorEastAsia" w:cstheme="minorBidi"/>
          <w:smallCaps w:val="0"/>
          <w:noProof/>
          <w:sz w:val="22"/>
          <w:szCs w:val="22"/>
          <w:lang w:eastAsia="hr-HR"/>
        </w:rPr>
      </w:pPr>
      <w:del w:id="506" w:author="Kristijan Vrabec (kvrabec)" w:date="2018-12-10T17:39:00Z">
        <w:r w:rsidRPr="00E63E95" w:rsidDel="00E63E95">
          <w:rPr>
            <w:rStyle w:val="Hyperlink"/>
            <w:noProof/>
            <w:rPrChange w:id="507" w:author="Kristijan Vrabec (kvrabec)" w:date="2018-12-10T17:39:00Z">
              <w:rPr>
                <w:rStyle w:val="Hyperlink"/>
                <w:noProof/>
              </w:rPr>
            </w:rPrChange>
          </w:rPr>
          <w:delText>Kod 4 Generiranje ulaznih i izlaznih vrijednosti u prepareEmbeddings.py</w:delText>
        </w:r>
        <w:r w:rsidDel="00E63E95">
          <w:rPr>
            <w:noProof/>
            <w:webHidden/>
          </w:rPr>
          <w:tab/>
          <w:delText>40</w:delText>
        </w:r>
      </w:del>
    </w:p>
    <w:p w14:paraId="73E7773A" w14:textId="1299C68F" w:rsidR="001B048A" w:rsidDel="00E63E95" w:rsidRDefault="001B048A">
      <w:pPr>
        <w:pStyle w:val="TableofFigures"/>
        <w:tabs>
          <w:tab w:val="right" w:leader="dot" w:pos="9062"/>
        </w:tabs>
        <w:rPr>
          <w:del w:id="508" w:author="Kristijan Vrabec (kvrabec)" w:date="2018-12-10T17:39:00Z"/>
          <w:rFonts w:eastAsiaTheme="minorEastAsia" w:cstheme="minorBidi"/>
          <w:smallCaps w:val="0"/>
          <w:noProof/>
          <w:sz w:val="22"/>
          <w:szCs w:val="22"/>
          <w:lang w:eastAsia="hr-HR"/>
        </w:rPr>
      </w:pPr>
      <w:del w:id="509" w:author="Kristijan Vrabec (kvrabec)" w:date="2018-12-10T17:39:00Z">
        <w:r w:rsidRPr="00E63E95" w:rsidDel="00E63E95">
          <w:rPr>
            <w:rStyle w:val="Hyperlink"/>
            <w:noProof/>
            <w:rPrChange w:id="510" w:author="Kristijan Vrabec (kvrabec)" w:date="2018-12-10T17:39:00Z">
              <w:rPr>
                <w:rStyle w:val="Hyperlink"/>
                <w:noProof/>
              </w:rPr>
            </w:rPrChange>
          </w:rPr>
          <w:delText>Kod 5 Spremanje ulaznih i izlaznih podataka u prepareEmbeddings.py</w:delText>
        </w:r>
        <w:r w:rsidDel="00E63E95">
          <w:rPr>
            <w:noProof/>
            <w:webHidden/>
          </w:rPr>
          <w:tab/>
          <w:delText>41</w:delText>
        </w:r>
      </w:del>
    </w:p>
    <w:p w14:paraId="11D5E502" w14:textId="01229E2A" w:rsidR="001B048A" w:rsidDel="00E63E95" w:rsidRDefault="001B048A">
      <w:pPr>
        <w:pStyle w:val="TableofFigures"/>
        <w:tabs>
          <w:tab w:val="right" w:leader="dot" w:pos="9062"/>
        </w:tabs>
        <w:rPr>
          <w:del w:id="511" w:author="Kristijan Vrabec (kvrabec)" w:date="2018-12-10T17:39:00Z"/>
          <w:rFonts w:eastAsiaTheme="minorEastAsia" w:cstheme="minorBidi"/>
          <w:smallCaps w:val="0"/>
          <w:noProof/>
          <w:sz w:val="22"/>
          <w:szCs w:val="22"/>
          <w:lang w:eastAsia="hr-HR"/>
        </w:rPr>
      </w:pPr>
      <w:del w:id="512" w:author="Kristijan Vrabec (kvrabec)" w:date="2018-12-10T17:39:00Z">
        <w:r w:rsidRPr="00E63E95" w:rsidDel="00E63E95">
          <w:rPr>
            <w:rStyle w:val="Hyperlink"/>
            <w:noProof/>
            <w:rPrChange w:id="513" w:author="Kristijan Vrabec (kvrabec)" w:date="2018-12-10T17:39:00Z">
              <w:rPr>
                <w:rStyle w:val="Hyperlink"/>
                <w:noProof/>
              </w:rPr>
            </w:rPrChange>
          </w:rPr>
          <w:delText>Kod 6 Učitavanje vrijednosti u liste iz datoteka u prepareEmbeddings.py</w:delText>
        </w:r>
        <w:r w:rsidDel="00E63E95">
          <w:rPr>
            <w:noProof/>
            <w:webHidden/>
          </w:rPr>
          <w:tab/>
          <w:delText>41</w:delText>
        </w:r>
      </w:del>
    </w:p>
    <w:p w14:paraId="55BF37CC" w14:textId="68C2FE86" w:rsidR="001B048A" w:rsidDel="00E63E95" w:rsidRDefault="001B048A">
      <w:pPr>
        <w:pStyle w:val="TableofFigures"/>
        <w:tabs>
          <w:tab w:val="right" w:leader="dot" w:pos="9062"/>
        </w:tabs>
        <w:rPr>
          <w:del w:id="514" w:author="Kristijan Vrabec (kvrabec)" w:date="2018-12-10T17:39:00Z"/>
          <w:rFonts w:eastAsiaTheme="minorEastAsia" w:cstheme="minorBidi"/>
          <w:smallCaps w:val="0"/>
          <w:noProof/>
          <w:sz w:val="22"/>
          <w:szCs w:val="22"/>
          <w:lang w:eastAsia="hr-HR"/>
        </w:rPr>
      </w:pPr>
      <w:del w:id="515" w:author="Kristijan Vrabec (kvrabec)" w:date="2018-12-10T17:39:00Z">
        <w:r w:rsidRPr="00E63E95" w:rsidDel="00E63E95">
          <w:rPr>
            <w:rStyle w:val="Hyperlink"/>
            <w:i/>
            <w:iCs/>
            <w:noProof/>
            <w:rPrChange w:id="516" w:author="Kristijan Vrabec (kvrabec)" w:date="2018-12-10T17:39:00Z">
              <w:rPr>
                <w:rStyle w:val="Hyperlink"/>
                <w:i/>
                <w:iCs/>
                <w:noProof/>
              </w:rPr>
            </w:rPrChange>
          </w:rPr>
          <w:delText>Kod 7 Parametri modela u model.py</w:delText>
        </w:r>
        <w:r w:rsidDel="00E63E95">
          <w:rPr>
            <w:noProof/>
            <w:webHidden/>
          </w:rPr>
          <w:tab/>
          <w:delText>41</w:delText>
        </w:r>
      </w:del>
    </w:p>
    <w:p w14:paraId="23CC5E2F" w14:textId="23B3AE05" w:rsidR="001B048A" w:rsidDel="00E63E95" w:rsidRDefault="001B048A">
      <w:pPr>
        <w:pStyle w:val="TableofFigures"/>
        <w:tabs>
          <w:tab w:val="right" w:leader="dot" w:pos="9062"/>
        </w:tabs>
        <w:rPr>
          <w:del w:id="517" w:author="Kristijan Vrabec (kvrabec)" w:date="2018-12-10T17:39:00Z"/>
          <w:rFonts w:eastAsiaTheme="minorEastAsia" w:cstheme="minorBidi"/>
          <w:smallCaps w:val="0"/>
          <w:noProof/>
          <w:sz w:val="22"/>
          <w:szCs w:val="22"/>
          <w:lang w:eastAsia="hr-HR"/>
        </w:rPr>
      </w:pPr>
      <w:del w:id="518" w:author="Kristijan Vrabec (kvrabec)" w:date="2018-12-10T17:39:00Z">
        <w:r w:rsidRPr="00E63E95" w:rsidDel="00E63E95">
          <w:rPr>
            <w:rStyle w:val="Hyperlink"/>
            <w:i/>
            <w:iCs/>
            <w:noProof/>
            <w:rPrChange w:id="519" w:author="Kristijan Vrabec (kvrabec)" w:date="2018-12-10T17:39:00Z">
              <w:rPr>
                <w:rStyle w:val="Hyperlink"/>
                <w:i/>
                <w:iCs/>
                <w:noProof/>
              </w:rPr>
            </w:rPrChange>
          </w:rPr>
          <w:delText>Kod  Funkcija za postavljanje parametara modela u model.py</w:delText>
        </w:r>
        <w:r w:rsidDel="00E63E95">
          <w:rPr>
            <w:noProof/>
            <w:webHidden/>
          </w:rPr>
          <w:tab/>
          <w:delText>42</w:delText>
        </w:r>
      </w:del>
    </w:p>
    <w:p w14:paraId="7245F914" w14:textId="1400F8E3" w:rsidR="001B048A" w:rsidDel="00E63E95" w:rsidRDefault="001B048A">
      <w:pPr>
        <w:pStyle w:val="TableofFigures"/>
        <w:tabs>
          <w:tab w:val="right" w:leader="dot" w:pos="9062"/>
        </w:tabs>
        <w:rPr>
          <w:del w:id="520" w:author="Kristijan Vrabec (kvrabec)" w:date="2018-12-10T17:39:00Z"/>
          <w:rFonts w:eastAsiaTheme="minorEastAsia" w:cstheme="minorBidi"/>
          <w:smallCaps w:val="0"/>
          <w:noProof/>
          <w:sz w:val="22"/>
          <w:szCs w:val="22"/>
          <w:lang w:eastAsia="hr-HR"/>
        </w:rPr>
      </w:pPr>
      <w:del w:id="521" w:author="Kristijan Vrabec (kvrabec)" w:date="2018-12-10T17:39:00Z">
        <w:r w:rsidRPr="00E63E95" w:rsidDel="00E63E95">
          <w:rPr>
            <w:rStyle w:val="Hyperlink"/>
            <w:i/>
            <w:iCs/>
            <w:noProof/>
            <w:rPrChange w:id="522" w:author="Kristijan Vrabec (kvrabec)" w:date="2018-12-10T17:39:00Z">
              <w:rPr>
                <w:rStyle w:val="Hyperlink"/>
                <w:i/>
                <w:iCs/>
                <w:noProof/>
              </w:rPr>
            </w:rPrChange>
          </w:rPr>
          <w:delText>Kod 9 Normalizacija riječi u model.py</w:delText>
        </w:r>
        <w:r w:rsidDel="00E63E95">
          <w:rPr>
            <w:noProof/>
            <w:webHidden/>
          </w:rPr>
          <w:tab/>
          <w:delText>42</w:delText>
        </w:r>
      </w:del>
    </w:p>
    <w:p w14:paraId="01716377" w14:textId="5B9AF6AE" w:rsidR="001B048A" w:rsidDel="00E63E95" w:rsidRDefault="001B048A">
      <w:pPr>
        <w:pStyle w:val="TableofFigures"/>
        <w:tabs>
          <w:tab w:val="right" w:leader="dot" w:pos="9062"/>
        </w:tabs>
        <w:rPr>
          <w:del w:id="523" w:author="Kristijan Vrabec (kvrabec)" w:date="2018-12-10T17:39:00Z"/>
          <w:rFonts w:eastAsiaTheme="minorEastAsia" w:cstheme="minorBidi"/>
          <w:smallCaps w:val="0"/>
          <w:noProof/>
          <w:sz w:val="22"/>
          <w:szCs w:val="22"/>
          <w:lang w:eastAsia="hr-HR"/>
        </w:rPr>
      </w:pPr>
      <w:del w:id="524" w:author="Kristijan Vrabec (kvrabec)" w:date="2018-12-10T17:39:00Z">
        <w:r w:rsidRPr="00E63E95" w:rsidDel="00E63E95">
          <w:rPr>
            <w:rStyle w:val="Hyperlink"/>
            <w:i/>
            <w:iCs/>
            <w:noProof/>
            <w:rPrChange w:id="525" w:author="Kristijan Vrabec (kvrabec)" w:date="2018-12-10T17:39:00Z">
              <w:rPr>
                <w:rStyle w:val="Hyperlink"/>
                <w:i/>
                <w:iCs/>
                <w:noProof/>
              </w:rPr>
            </w:rPrChange>
          </w:rPr>
          <w:delText>Kod 10 Normalizacija znakova u model.py</w:delText>
        </w:r>
        <w:r w:rsidDel="00E63E95">
          <w:rPr>
            <w:noProof/>
            <w:webHidden/>
          </w:rPr>
          <w:tab/>
          <w:delText>43</w:delText>
        </w:r>
      </w:del>
    </w:p>
    <w:p w14:paraId="76016E9F" w14:textId="456E3D60" w:rsidR="001B048A" w:rsidDel="00E63E95" w:rsidRDefault="001B048A">
      <w:pPr>
        <w:pStyle w:val="TableofFigures"/>
        <w:tabs>
          <w:tab w:val="right" w:leader="dot" w:pos="9062"/>
        </w:tabs>
        <w:rPr>
          <w:del w:id="526" w:author="Kristijan Vrabec (kvrabec)" w:date="2018-12-10T17:39:00Z"/>
          <w:rFonts w:eastAsiaTheme="minorEastAsia" w:cstheme="minorBidi"/>
          <w:smallCaps w:val="0"/>
          <w:noProof/>
          <w:sz w:val="22"/>
          <w:szCs w:val="22"/>
          <w:lang w:eastAsia="hr-HR"/>
        </w:rPr>
      </w:pPr>
      <w:del w:id="527" w:author="Kristijan Vrabec (kvrabec)" w:date="2018-12-10T17:39:00Z">
        <w:r w:rsidRPr="00E63E95" w:rsidDel="00E63E95">
          <w:rPr>
            <w:rStyle w:val="Hyperlink"/>
            <w:i/>
            <w:iCs/>
            <w:noProof/>
            <w:rPrChange w:id="528" w:author="Kristijan Vrabec (kvrabec)" w:date="2018-12-10T17:39:00Z">
              <w:rPr>
                <w:rStyle w:val="Hyperlink"/>
                <w:i/>
                <w:iCs/>
                <w:noProof/>
              </w:rPr>
            </w:rPrChange>
          </w:rPr>
          <w:delText>Kod 11 Izlazni sloj u model.py</w:delText>
        </w:r>
        <w:r w:rsidDel="00E63E95">
          <w:rPr>
            <w:noProof/>
            <w:webHidden/>
          </w:rPr>
          <w:tab/>
          <w:delText>43</w:delText>
        </w:r>
      </w:del>
    </w:p>
    <w:p w14:paraId="2FFDB1EA" w14:textId="79E8336A" w:rsidR="001B048A" w:rsidDel="00E63E95" w:rsidRDefault="001B048A">
      <w:pPr>
        <w:pStyle w:val="TableofFigures"/>
        <w:tabs>
          <w:tab w:val="right" w:leader="dot" w:pos="9062"/>
        </w:tabs>
        <w:rPr>
          <w:del w:id="529" w:author="Kristijan Vrabec (kvrabec)" w:date="2018-12-10T17:39:00Z"/>
          <w:rFonts w:eastAsiaTheme="minorEastAsia" w:cstheme="minorBidi"/>
          <w:smallCaps w:val="0"/>
          <w:noProof/>
          <w:sz w:val="22"/>
          <w:szCs w:val="22"/>
          <w:lang w:eastAsia="hr-HR"/>
        </w:rPr>
      </w:pPr>
      <w:del w:id="530" w:author="Kristijan Vrabec (kvrabec)" w:date="2018-12-10T17:39:00Z">
        <w:r w:rsidRPr="00E63E95" w:rsidDel="00E63E95">
          <w:rPr>
            <w:rStyle w:val="Hyperlink"/>
            <w:i/>
            <w:iCs/>
            <w:noProof/>
            <w:rPrChange w:id="531" w:author="Kristijan Vrabec (kvrabec)" w:date="2018-12-10T17:39:00Z">
              <w:rPr>
                <w:rStyle w:val="Hyperlink"/>
                <w:i/>
                <w:iCs/>
                <w:noProof/>
              </w:rPr>
            </w:rPrChange>
          </w:rPr>
          <w:delText>Kod 12 Kreiranje modela i postavljane parametara u model.py</w:delText>
        </w:r>
        <w:r w:rsidDel="00E63E95">
          <w:rPr>
            <w:noProof/>
            <w:webHidden/>
          </w:rPr>
          <w:tab/>
          <w:delText>44</w:delText>
        </w:r>
      </w:del>
    </w:p>
    <w:p w14:paraId="329F2F75" w14:textId="509DEF7F" w:rsidR="001B048A" w:rsidDel="00E63E95" w:rsidRDefault="001B048A">
      <w:pPr>
        <w:pStyle w:val="TableofFigures"/>
        <w:tabs>
          <w:tab w:val="right" w:leader="dot" w:pos="9062"/>
        </w:tabs>
        <w:rPr>
          <w:del w:id="532" w:author="Kristijan Vrabec (kvrabec)" w:date="2018-12-10T17:39:00Z"/>
          <w:rFonts w:eastAsiaTheme="minorEastAsia" w:cstheme="minorBidi"/>
          <w:smallCaps w:val="0"/>
          <w:noProof/>
          <w:sz w:val="22"/>
          <w:szCs w:val="22"/>
          <w:lang w:eastAsia="hr-HR"/>
        </w:rPr>
      </w:pPr>
      <w:del w:id="533" w:author="Kristijan Vrabec (kvrabec)" w:date="2018-12-10T17:39:00Z">
        <w:r w:rsidRPr="00E63E95" w:rsidDel="00E63E95">
          <w:rPr>
            <w:rStyle w:val="Hyperlink"/>
            <w:i/>
            <w:iCs/>
            <w:noProof/>
            <w:rPrChange w:id="534" w:author="Kristijan Vrabec (kvrabec)" w:date="2018-12-10T17:39:00Z">
              <w:rPr>
                <w:rStyle w:val="Hyperlink"/>
                <w:i/>
                <w:iCs/>
                <w:noProof/>
              </w:rPr>
            </w:rPrChange>
          </w:rPr>
          <w:delText>Kod 13 Treniranje modela u model.py</w:delText>
        </w:r>
        <w:r w:rsidDel="00E63E95">
          <w:rPr>
            <w:noProof/>
            <w:webHidden/>
          </w:rPr>
          <w:tab/>
          <w:delText>44</w:delText>
        </w:r>
      </w:del>
    </w:p>
    <w:p w14:paraId="1FEC5FFE" w14:textId="04D7080C" w:rsidR="001B048A" w:rsidDel="00E63E95" w:rsidRDefault="001B048A">
      <w:pPr>
        <w:pStyle w:val="TableofFigures"/>
        <w:tabs>
          <w:tab w:val="right" w:leader="dot" w:pos="9062"/>
        </w:tabs>
        <w:rPr>
          <w:del w:id="535" w:author="Kristijan Vrabec (kvrabec)" w:date="2018-12-10T17:39:00Z"/>
          <w:rFonts w:eastAsiaTheme="minorEastAsia" w:cstheme="minorBidi"/>
          <w:smallCaps w:val="0"/>
          <w:noProof/>
          <w:sz w:val="22"/>
          <w:szCs w:val="22"/>
          <w:lang w:eastAsia="hr-HR"/>
        </w:rPr>
      </w:pPr>
      <w:del w:id="536" w:author="Kristijan Vrabec (kvrabec)" w:date="2018-12-10T17:39:00Z">
        <w:r w:rsidRPr="00E63E95" w:rsidDel="00E63E95">
          <w:rPr>
            <w:rStyle w:val="Hyperlink"/>
            <w:i/>
            <w:iCs/>
            <w:noProof/>
            <w:rPrChange w:id="537" w:author="Kristijan Vrabec (kvrabec)" w:date="2018-12-10T17:39:00Z">
              <w:rPr>
                <w:rStyle w:val="Hyperlink"/>
                <w:i/>
                <w:iCs/>
                <w:noProof/>
              </w:rPr>
            </w:rPrChange>
          </w:rPr>
          <w:delText>Kod 14 Spremanje modela i podataka o treningu u model.py</w:delText>
        </w:r>
        <w:r w:rsidDel="00E63E95">
          <w:rPr>
            <w:noProof/>
            <w:webHidden/>
          </w:rPr>
          <w:tab/>
          <w:delText>45</w:delText>
        </w:r>
      </w:del>
    </w:p>
    <w:p w14:paraId="7D080730" w14:textId="7DBB995F" w:rsidR="00BB4B80" w:rsidDel="001B048A" w:rsidRDefault="00BB4B80">
      <w:pPr>
        <w:pStyle w:val="TableofFigures"/>
        <w:tabs>
          <w:tab w:val="right" w:leader="dot" w:pos="9062"/>
        </w:tabs>
        <w:rPr>
          <w:del w:id="538" w:author="Kristijan Vrabec (kvrabec)" w:date="2018-12-10T17:32:00Z"/>
          <w:rFonts w:eastAsiaTheme="minorEastAsia" w:cstheme="minorBidi"/>
          <w:smallCaps w:val="0"/>
          <w:noProof/>
          <w:sz w:val="22"/>
          <w:szCs w:val="22"/>
          <w:lang w:eastAsia="hr-HR"/>
        </w:rPr>
      </w:pPr>
      <w:del w:id="539" w:author="Kristijan Vrabec (kvrabec)" w:date="2018-12-10T17:32:00Z">
        <w:r w:rsidRPr="001B048A" w:rsidDel="001B048A">
          <w:rPr>
            <w:rStyle w:val="Hyperlink"/>
            <w:noProof/>
            <w:rPrChange w:id="540" w:author="Kristijan Vrabec (kvrabec)" w:date="2018-12-10T17:32:00Z">
              <w:rPr>
                <w:rStyle w:val="Hyperlink"/>
                <w:noProof/>
              </w:rPr>
            </w:rPrChange>
          </w:rPr>
          <w:delText>Kod 1 Učitavanje seta te indeksiranje riječi i NER oznaka u prepareEmbeddings.py</w:delText>
        </w:r>
        <w:r w:rsidDel="001B048A">
          <w:rPr>
            <w:noProof/>
            <w:webHidden/>
          </w:rPr>
          <w:tab/>
          <w:delText>38</w:delText>
        </w:r>
      </w:del>
    </w:p>
    <w:p w14:paraId="3808AD81" w14:textId="588964FE" w:rsidR="00BB4B80" w:rsidDel="001B048A" w:rsidRDefault="00BB4B80">
      <w:pPr>
        <w:pStyle w:val="TableofFigures"/>
        <w:tabs>
          <w:tab w:val="right" w:leader="dot" w:pos="9062"/>
        </w:tabs>
        <w:rPr>
          <w:del w:id="541" w:author="Kristijan Vrabec (kvrabec)" w:date="2018-12-10T17:32:00Z"/>
          <w:rFonts w:eastAsiaTheme="minorEastAsia" w:cstheme="minorBidi"/>
          <w:smallCaps w:val="0"/>
          <w:noProof/>
          <w:sz w:val="22"/>
          <w:szCs w:val="22"/>
          <w:lang w:eastAsia="hr-HR"/>
        </w:rPr>
      </w:pPr>
      <w:del w:id="542" w:author="Kristijan Vrabec (kvrabec)" w:date="2018-12-10T17:32:00Z">
        <w:r w:rsidRPr="001B048A" w:rsidDel="001B048A">
          <w:rPr>
            <w:rStyle w:val="Hyperlink"/>
            <w:noProof/>
            <w:rPrChange w:id="543" w:author="Kristijan Vrabec (kvrabec)" w:date="2018-12-10T17:32:00Z">
              <w:rPr>
                <w:rStyle w:val="Hyperlink"/>
                <w:noProof/>
              </w:rPr>
            </w:rPrChange>
          </w:rPr>
          <w:delText>Kod 2 Pretvaranje riječi u indekse u prepareEmbeddings.py</w:delText>
        </w:r>
        <w:r w:rsidDel="001B048A">
          <w:rPr>
            <w:noProof/>
            <w:webHidden/>
          </w:rPr>
          <w:tab/>
          <w:delText>39</w:delText>
        </w:r>
      </w:del>
    </w:p>
    <w:p w14:paraId="3FF50B73" w14:textId="4E9BAE96" w:rsidR="00BB4B80" w:rsidDel="001B048A" w:rsidRDefault="00BB4B80">
      <w:pPr>
        <w:pStyle w:val="TableofFigures"/>
        <w:tabs>
          <w:tab w:val="right" w:leader="dot" w:pos="9062"/>
        </w:tabs>
        <w:rPr>
          <w:del w:id="544" w:author="Kristijan Vrabec (kvrabec)" w:date="2018-12-10T17:32:00Z"/>
          <w:rFonts w:eastAsiaTheme="minorEastAsia" w:cstheme="minorBidi"/>
          <w:smallCaps w:val="0"/>
          <w:noProof/>
          <w:sz w:val="22"/>
          <w:szCs w:val="22"/>
          <w:lang w:eastAsia="hr-HR"/>
        </w:rPr>
      </w:pPr>
      <w:del w:id="545" w:author="Kristijan Vrabec (kvrabec)" w:date="2018-12-10T17:32:00Z">
        <w:r w:rsidRPr="001B048A" w:rsidDel="001B048A">
          <w:rPr>
            <w:rStyle w:val="Hyperlink"/>
            <w:noProof/>
            <w:rPrChange w:id="546" w:author="Kristijan Vrabec (kvrabec)" w:date="2018-12-10T17:32:00Z">
              <w:rPr>
                <w:rStyle w:val="Hyperlink"/>
                <w:noProof/>
              </w:rPr>
            </w:rPrChange>
          </w:rPr>
          <w:delText>Kod 3 Dohvaćanje rečenica u prepareEmbeddings.py</w:delText>
        </w:r>
        <w:r w:rsidDel="001B048A">
          <w:rPr>
            <w:noProof/>
            <w:webHidden/>
          </w:rPr>
          <w:tab/>
          <w:delText>39</w:delText>
        </w:r>
      </w:del>
    </w:p>
    <w:p w14:paraId="36C50F99" w14:textId="6D3B6876" w:rsidR="00BB4B80" w:rsidDel="001B048A" w:rsidRDefault="00BB4B80">
      <w:pPr>
        <w:pStyle w:val="TableofFigures"/>
        <w:tabs>
          <w:tab w:val="right" w:leader="dot" w:pos="9062"/>
        </w:tabs>
        <w:rPr>
          <w:del w:id="547" w:author="Kristijan Vrabec (kvrabec)" w:date="2018-12-10T17:32:00Z"/>
          <w:rFonts w:eastAsiaTheme="minorEastAsia" w:cstheme="minorBidi"/>
          <w:smallCaps w:val="0"/>
          <w:noProof/>
          <w:sz w:val="22"/>
          <w:szCs w:val="22"/>
          <w:lang w:eastAsia="hr-HR"/>
        </w:rPr>
      </w:pPr>
      <w:del w:id="548" w:author="Kristijan Vrabec (kvrabec)" w:date="2018-12-10T17:32:00Z">
        <w:r w:rsidRPr="001B048A" w:rsidDel="001B048A">
          <w:rPr>
            <w:rStyle w:val="Hyperlink"/>
            <w:noProof/>
            <w:rPrChange w:id="549" w:author="Kristijan Vrabec (kvrabec)" w:date="2018-12-10T17:32:00Z">
              <w:rPr>
                <w:rStyle w:val="Hyperlink"/>
                <w:noProof/>
              </w:rPr>
            </w:rPrChange>
          </w:rPr>
          <w:delText>Kod 4 Generiranje ulaznih i izlaznih vrijednosti u prepareEmbeddings.py</w:delText>
        </w:r>
        <w:r w:rsidDel="001B048A">
          <w:rPr>
            <w:noProof/>
            <w:webHidden/>
          </w:rPr>
          <w:tab/>
          <w:delText>40</w:delText>
        </w:r>
      </w:del>
    </w:p>
    <w:p w14:paraId="40F42BBC" w14:textId="54FBEE9E" w:rsidR="00BB4B80" w:rsidDel="001B048A" w:rsidRDefault="00BB4B80">
      <w:pPr>
        <w:pStyle w:val="TableofFigures"/>
        <w:tabs>
          <w:tab w:val="right" w:leader="dot" w:pos="9062"/>
        </w:tabs>
        <w:rPr>
          <w:del w:id="550" w:author="Kristijan Vrabec (kvrabec)" w:date="2018-12-10T17:32:00Z"/>
          <w:rFonts w:eastAsiaTheme="minorEastAsia" w:cstheme="minorBidi"/>
          <w:smallCaps w:val="0"/>
          <w:noProof/>
          <w:sz w:val="22"/>
          <w:szCs w:val="22"/>
          <w:lang w:eastAsia="hr-HR"/>
        </w:rPr>
      </w:pPr>
      <w:del w:id="551" w:author="Kristijan Vrabec (kvrabec)" w:date="2018-12-10T17:32:00Z">
        <w:r w:rsidRPr="001B048A" w:rsidDel="001B048A">
          <w:rPr>
            <w:rStyle w:val="Hyperlink"/>
            <w:noProof/>
            <w:rPrChange w:id="552" w:author="Kristijan Vrabec (kvrabec)" w:date="2018-12-10T17:32:00Z">
              <w:rPr>
                <w:rStyle w:val="Hyperlink"/>
                <w:noProof/>
              </w:rPr>
            </w:rPrChange>
          </w:rPr>
          <w:delText>Kod 5 Spremanje ulaznih i izlaznih podataka u prepareEmbeddings.py</w:delText>
        </w:r>
        <w:r w:rsidDel="001B048A">
          <w:rPr>
            <w:noProof/>
            <w:webHidden/>
          </w:rPr>
          <w:tab/>
          <w:delText>41</w:delText>
        </w:r>
      </w:del>
    </w:p>
    <w:p w14:paraId="723EAC40" w14:textId="1C6F09A1" w:rsidR="00BB4B80" w:rsidDel="001B048A" w:rsidRDefault="00BB4B80">
      <w:pPr>
        <w:pStyle w:val="TableofFigures"/>
        <w:tabs>
          <w:tab w:val="right" w:leader="dot" w:pos="9062"/>
        </w:tabs>
        <w:rPr>
          <w:del w:id="553" w:author="Kristijan Vrabec (kvrabec)" w:date="2018-12-10T17:32:00Z"/>
          <w:rFonts w:eastAsiaTheme="minorEastAsia" w:cstheme="minorBidi"/>
          <w:smallCaps w:val="0"/>
          <w:noProof/>
          <w:sz w:val="22"/>
          <w:szCs w:val="22"/>
          <w:lang w:eastAsia="hr-HR"/>
        </w:rPr>
      </w:pPr>
      <w:del w:id="554" w:author="Kristijan Vrabec (kvrabec)" w:date="2018-12-10T17:32:00Z">
        <w:r w:rsidRPr="001B048A" w:rsidDel="001B048A">
          <w:rPr>
            <w:rStyle w:val="Hyperlink"/>
            <w:noProof/>
            <w:rPrChange w:id="555" w:author="Kristijan Vrabec (kvrabec)" w:date="2018-12-10T17:32:00Z">
              <w:rPr>
                <w:rStyle w:val="Hyperlink"/>
                <w:noProof/>
              </w:rPr>
            </w:rPrChange>
          </w:rPr>
          <w:delText>Kod 6 Učitavanje vrijednosti u liste iz datoteka u prepareEmbeddings.py</w:delText>
        </w:r>
        <w:r w:rsidDel="001B048A">
          <w:rPr>
            <w:noProof/>
            <w:webHidden/>
          </w:rPr>
          <w:tab/>
          <w:delText>41</w:delText>
        </w:r>
      </w:del>
    </w:p>
    <w:p w14:paraId="69631519" w14:textId="58E369EE" w:rsidR="00BB4B80" w:rsidDel="001B048A" w:rsidRDefault="00BB4B80">
      <w:pPr>
        <w:pStyle w:val="TableofFigures"/>
        <w:tabs>
          <w:tab w:val="right" w:leader="dot" w:pos="9062"/>
        </w:tabs>
        <w:rPr>
          <w:del w:id="556" w:author="Kristijan Vrabec (kvrabec)" w:date="2018-12-10T17:32:00Z"/>
          <w:rFonts w:eastAsiaTheme="minorEastAsia" w:cstheme="minorBidi"/>
          <w:smallCaps w:val="0"/>
          <w:noProof/>
          <w:sz w:val="22"/>
          <w:szCs w:val="22"/>
          <w:lang w:eastAsia="hr-HR"/>
        </w:rPr>
      </w:pPr>
      <w:del w:id="557" w:author="Kristijan Vrabec (kvrabec)" w:date="2018-12-10T17:32:00Z">
        <w:r w:rsidRPr="001B048A" w:rsidDel="001B048A">
          <w:rPr>
            <w:rStyle w:val="Hyperlink"/>
            <w:i/>
            <w:iCs/>
            <w:noProof/>
            <w:rPrChange w:id="558" w:author="Kristijan Vrabec (kvrabec)" w:date="2018-12-10T17:32:00Z">
              <w:rPr>
                <w:rStyle w:val="Hyperlink"/>
                <w:i/>
                <w:iCs/>
                <w:noProof/>
              </w:rPr>
            </w:rPrChange>
          </w:rPr>
          <w:delText>Kod 7 Parametri modela u model.py</w:delText>
        </w:r>
        <w:r w:rsidDel="001B048A">
          <w:rPr>
            <w:noProof/>
            <w:webHidden/>
          </w:rPr>
          <w:tab/>
          <w:delText>41</w:delText>
        </w:r>
      </w:del>
    </w:p>
    <w:p w14:paraId="192D580B" w14:textId="3ACB5486" w:rsidR="00BB4B80" w:rsidDel="001B048A" w:rsidRDefault="00BB4B80">
      <w:pPr>
        <w:pStyle w:val="TableofFigures"/>
        <w:tabs>
          <w:tab w:val="right" w:leader="dot" w:pos="9062"/>
        </w:tabs>
        <w:rPr>
          <w:del w:id="559" w:author="Kristijan Vrabec (kvrabec)" w:date="2018-12-10T17:32:00Z"/>
          <w:rFonts w:eastAsiaTheme="minorEastAsia" w:cstheme="minorBidi"/>
          <w:smallCaps w:val="0"/>
          <w:noProof/>
          <w:sz w:val="22"/>
          <w:szCs w:val="22"/>
          <w:lang w:eastAsia="hr-HR"/>
        </w:rPr>
      </w:pPr>
      <w:del w:id="560" w:author="Kristijan Vrabec (kvrabec)" w:date="2018-12-10T17:32:00Z">
        <w:r w:rsidRPr="001B048A" w:rsidDel="001B048A">
          <w:rPr>
            <w:rStyle w:val="Hyperlink"/>
            <w:i/>
            <w:iCs/>
            <w:noProof/>
            <w:rPrChange w:id="561" w:author="Kristijan Vrabec (kvrabec)" w:date="2018-12-10T17:32:00Z">
              <w:rPr>
                <w:rStyle w:val="Hyperlink"/>
                <w:i/>
                <w:iCs/>
                <w:noProof/>
              </w:rPr>
            </w:rPrChange>
          </w:rPr>
          <w:delText>Kod  Funkcija za postavljanje parametara modela u model.py</w:delText>
        </w:r>
        <w:r w:rsidDel="001B048A">
          <w:rPr>
            <w:noProof/>
            <w:webHidden/>
          </w:rPr>
          <w:tab/>
          <w:delText>42</w:delText>
        </w:r>
      </w:del>
    </w:p>
    <w:p w14:paraId="7B97706A" w14:textId="5F0EE2D5" w:rsidR="00BB4B80" w:rsidDel="001B048A" w:rsidRDefault="001B048A">
      <w:pPr>
        <w:pStyle w:val="TableofFigures"/>
        <w:tabs>
          <w:tab w:val="right" w:leader="dot" w:pos="9062"/>
        </w:tabs>
        <w:rPr>
          <w:del w:id="562" w:author="Kristijan Vrabec (kvrabec)" w:date="2018-12-10T17:32:00Z"/>
          <w:rFonts w:eastAsiaTheme="minorEastAsia" w:cstheme="minorBidi"/>
          <w:smallCaps w:val="0"/>
          <w:noProof/>
          <w:sz w:val="22"/>
          <w:szCs w:val="22"/>
          <w:lang w:eastAsia="hr-HR"/>
        </w:rPr>
      </w:pPr>
      <w:del w:id="563" w:author="Kristijan Vrabec (kvrabec)" w:date="2018-12-10T17:32:00Z">
        <w:r w:rsidDel="001B048A">
          <w:rPr>
            <w:noProof/>
          </w:rPr>
          <w:pict w14:anchorId="757BD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2" type="#_x0000_t75" style="width:453.75pt;height:45pt">
              <v:imagedata r:id="rId9" o:title=""/>
            </v:shape>
          </w:pict>
        </w:r>
        <w:r w:rsidR="00BB4B80" w:rsidRPr="001B048A" w:rsidDel="001B048A">
          <w:rPr>
            <w:rStyle w:val="Hyperlink"/>
            <w:i/>
            <w:iCs/>
            <w:noProof/>
            <w:rPrChange w:id="564" w:author="Kristijan Vrabec (kvrabec)" w:date="2018-12-10T17:32:00Z">
              <w:rPr>
                <w:rStyle w:val="Hyperlink"/>
                <w:i/>
                <w:iCs/>
                <w:noProof/>
              </w:rPr>
            </w:rPrChange>
          </w:rPr>
          <w:delText>Kod 9 Normalizacija riječi u model.py</w:delText>
        </w:r>
        <w:r w:rsidR="00BB4B80" w:rsidDel="001B048A">
          <w:rPr>
            <w:noProof/>
            <w:webHidden/>
          </w:rPr>
          <w:tab/>
          <w:delText>42</w:delText>
        </w:r>
      </w:del>
    </w:p>
    <w:p w14:paraId="7BC08B37" w14:textId="166EAE80" w:rsidR="00BB4B80" w:rsidDel="001B048A" w:rsidRDefault="00BB4B80">
      <w:pPr>
        <w:pStyle w:val="TableofFigures"/>
        <w:tabs>
          <w:tab w:val="right" w:leader="dot" w:pos="9062"/>
        </w:tabs>
        <w:rPr>
          <w:del w:id="565" w:author="Kristijan Vrabec (kvrabec)" w:date="2018-12-10T17:32:00Z"/>
          <w:rFonts w:eastAsiaTheme="minorEastAsia" w:cstheme="minorBidi"/>
          <w:smallCaps w:val="0"/>
          <w:noProof/>
          <w:sz w:val="22"/>
          <w:szCs w:val="22"/>
          <w:lang w:eastAsia="hr-HR"/>
        </w:rPr>
      </w:pPr>
      <w:del w:id="566" w:author="Kristijan Vrabec (kvrabec)" w:date="2018-12-10T17:32:00Z">
        <w:r w:rsidRPr="001B048A" w:rsidDel="001B048A">
          <w:rPr>
            <w:rStyle w:val="Hyperlink"/>
            <w:i/>
            <w:iCs/>
            <w:noProof/>
            <w:rPrChange w:id="567" w:author="Kristijan Vrabec (kvrabec)" w:date="2018-12-10T17:32:00Z">
              <w:rPr>
                <w:rStyle w:val="Hyperlink"/>
                <w:i/>
                <w:iCs/>
                <w:noProof/>
              </w:rPr>
            </w:rPrChange>
          </w:rPr>
          <w:delText>Kod 10 Normalizacija znakova u model.py</w:delText>
        </w:r>
        <w:r w:rsidDel="001B048A">
          <w:rPr>
            <w:noProof/>
            <w:webHidden/>
          </w:rPr>
          <w:tab/>
          <w:delText>43</w:delText>
        </w:r>
      </w:del>
    </w:p>
    <w:p w14:paraId="24A9AECC" w14:textId="2EDD65DD" w:rsidR="00BB4B80" w:rsidDel="001B048A" w:rsidRDefault="00BB4B80">
      <w:pPr>
        <w:pStyle w:val="TableofFigures"/>
        <w:tabs>
          <w:tab w:val="right" w:leader="dot" w:pos="9062"/>
        </w:tabs>
        <w:rPr>
          <w:del w:id="568" w:author="Kristijan Vrabec (kvrabec)" w:date="2018-12-10T17:32:00Z"/>
          <w:rFonts w:eastAsiaTheme="minorEastAsia" w:cstheme="minorBidi"/>
          <w:smallCaps w:val="0"/>
          <w:noProof/>
          <w:sz w:val="22"/>
          <w:szCs w:val="22"/>
          <w:lang w:eastAsia="hr-HR"/>
        </w:rPr>
      </w:pPr>
      <w:del w:id="569" w:author="Kristijan Vrabec (kvrabec)" w:date="2018-12-10T17:32:00Z">
        <w:r w:rsidRPr="001B048A" w:rsidDel="001B048A">
          <w:rPr>
            <w:rStyle w:val="Hyperlink"/>
            <w:i/>
            <w:iCs/>
            <w:noProof/>
            <w:rPrChange w:id="570" w:author="Kristijan Vrabec (kvrabec)" w:date="2018-12-10T17:32:00Z">
              <w:rPr>
                <w:rStyle w:val="Hyperlink"/>
                <w:i/>
                <w:iCs/>
                <w:noProof/>
              </w:rPr>
            </w:rPrChange>
          </w:rPr>
          <w:delText>Kod 11 Izlazni sloj u model.py</w:delText>
        </w:r>
        <w:r w:rsidDel="001B048A">
          <w:rPr>
            <w:noProof/>
            <w:webHidden/>
          </w:rPr>
          <w:tab/>
          <w:delText>43</w:delText>
        </w:r>
      </w:del>
    </w:p>
    <w:p w14:paraId="1CA39EA7" w14:textId="05FA9700" w:rsidR="00BB4B80" w:rsidDel="001B048A" w:rsidRDefault="00BB4B80">
      <w:pPr>
        <w:pStyle w:val="TableofFigures"/>
        <w:tabs>
          <w:tab w:val="right" w:leader="dot" w:pos="9062"/>
        </w:tabs>
        <w:rPr>
          <w:del w:id="571" w:author="Kristijan Vrabec (kvrabec)" w:date="2018-12-10T17:32:00Z"/>
          <w:rFonts w:eastAsiaTheme="minorEastAsia" w:cstheme="minorBidi"/>
          <w:smallCaps w:val="0"/>
          <w:noProof/>
          <w:sz w:val="22"/>
          <w:szCs w:val="22"/>
          <w:lang w:eastAsia="hr-HR"/>
        </w:rPr>
      </w:pPr>
      <w:del w:id="572" w:author="Kristijan Vrabec (kvrabec)" w:date="2018-12-10T17:32:00Z">
        <w:r w:rsidRPr="001B048A" w:rsidDel="001B048A">
          <w:rPr>
            <w:rStyle w:val="Hyperlink"/>
            <w:i/>
            <w:iCs/>
            <w:noProof/>
            <w:rPrChange w:id="573" w:author="Kristijan Vrabec (kvrabec)" w:date="2018-12-10T17:32:00Z">
              <w:rPr>
                <w:rStyle w:val="Hyperlink"/>
                <w:i/>
                <w:iCs/>
                <w:noProof/>
              </w:rPr>
            </w:rPrChange>
          </w:rPr>
          <w:delText>Kod 12 Kreiranje modela i postavljane parametara u model.py</w:delText>
        </w:r>
        <w:r w:rsidDel="001B048A">
          <w:rPr>
            <w:noProof/>
            <w:webHidden/>
          </w:rPr>
          <w:tab/>
          <w:delText>44</w:delText>
        </w:r>
      </w:del>
    </w:p>
    <w:p w14:paraId="4C0A3EA4" w14:textId="62F22D64" w:rsidR="00BB4B80" w:rsidDel="001B048A" w:rsidRDefault="00BB4B80">
      <w:pPr>
        <w:pStyle w:val="TableofFigures"/>
        <w:tabs>
          <w:tab w:val="right" w:leader="dot" w:pos="9062"/>
        </w:tabs>
        <w:rPr>
          <w:del w:id="574" w:author="Kristijan Vrabec (kvrabec)" w:date="2018-12-10T17:32:00Z"/>
          <w:rFonts w:eastAsiaTheme="minorEastAsia" w:cstheme="minorBidi"/>
          <w:smallCaps w:val="0"/>
          <w:noProof/>
          <w:sz w:val="22"/>
          <w:szCs w:val="22"/>
          <w:lang w:eastAsia="hr-HR"/>
        </w:rPr>
      </w:pPr>
      <w:del w:id="575" w:author="Kristijan Vrabec (kvrabec)" w:date="2018-12-10T17:32:00Z">
        <w:r w:rsidRPr="001B048A" w:rsidDel="001B048A">
          <w:rPr>
            <w:rStyle w:val="Hyperlink"/>
            <w:i/>
            <w:iCs/>
            <w:noProof/>
            <w:rPrChange w:id="576" w:author="Kristijan Vrabec (kvrabec)" w:date="2018-12-10T17:32:00Z">
              <w:rPr>
                <w:rStyle w:val="Hyperlink"/>
                <w:i/>
                <w:iCs/>
                <w:noProof/>
              </w:rPr>
            </w:rPrChange>
          </w:rPr>
          <w:delText>Kod 13 Treniranje modela u model.py</w:delText>
        </w:r>
        <w:r w:rsidDel="001B048A">
          <w:rPr>
            <w:noProof/>
            <w:webHidden/>
          </w:rPr>
          <w:tab/>
          <w:delText>44</w:delText>
        </w:r>
      </w:del>
    </w:p>
    <w:p w14:paraId="4011E87A" w14:textId="0B291A2B" w:rsidR="00BB4B80" w:rsidDel="001B048A" w:rsidRDefault="00BB4B80">
      <w:pPr>
        <w:pStyle w:val="TableofFigures"/>
        <w:tabs>
          <w:tab w:val="right" w:leader="dot" w:pos="9062"/>
        </w:tabs>
        <w:rPr>
          <w:del w:id="577" w:author="Kristijan Vrabec (kvrabec)" w:date="2018-12-10T17:32:00Z"/>
          <w:rFonts w:eastAsiaTheme="minorEastAsia" w:cstheme="minorBidi"/>
          <w:smallCaps w:val="0"/>
          <w:noProof/>
          <w:sz w:val="22"/>
          <w:szCs w:val="22"/>
          <w:lang w:eastAsia="hr-HR"/>
        </w:rPr>
      </w:pPr>
      <w:del w:id="578" w:author="Kristijan Vrabec (kvrabec)" w:date="2018-12-10T17:32:00Z">
        <w:r w:rsidRPr="001B048A" w:rsidDel="001B048A">
          <w:rPr>
            <w:rStyle w:val="Hyperlink"/>
            <w:i/>
            <w:iCs/>
            <w:noProof/>
            <w:rPrChange w:id="579" w:author="Kristijan Vrabec (kvrabec)" w:date="2018-12-10T17:32:00Z">
              <w:rPr>
                <w:rStyle w:val="Hyperlink"/>
                <w:i/>
                <w:iCs/>
                <w:noProof/>
              </w:rPr>
            </w:rPrChange>
          </w:rPr>
          <w:delText>Kod 14 Spremanje modela i podataka o treningu u model.py</w:delText>
        </w:r>
        <w:r w:rsidDel="001B048A">
          <w:rPr>
            <w:noProof/>
            <w:webHidden/>
          </w:rPr>
          <w:tab/>
          <w:delText>45</w:delText>
        </w:r>
      </w:del>
    </w:p>
    <w:p w14:paraId="5172C27E" w14:textId="650A8393" w:rsidR="00992D3E" w:rsidDel="00BB4B80" w:rsidRDefault="00992D3E">
      <w:pPr>
        <w:pStyle w:val="TableofFigures"/>
        <w:tabs>
          <w:tab w:val="right" w:leader="dot" w:pos="9062"/>
        </w:tabs>
        <w:rPr>
          <w:del w:id="580" w:author="Kristijan Vrabec (kvrabec)" w:date="2018-12-10T17:31:00Z"/>
          <w:rFonts w:eastAsiaTheme="minorEastAsia" w:cstheme="minorBidi"/>
          <w:smallCaps w:val="0"/>
          <w:noProof/>
          <w:sz w:val="22"/>
          <w:szCs w:val="22"/>
          <w:lang w:eastAsia="hr-HR"/>
        </w:rPr>
      </w:pPr>
      <w:del w:id="581" w:author="Kristijan Vrabec (kvrabec)" w:date="2018-12-10T17:31:00Z">
        <w:r w:rsidRPr="00BB4B80" w:rsidDel="00BB4B80">
          <w:rPr>
            <w:rStyle w:val="Hyperlink"/>
            <w:noProof/>
            <w:rPrChange w:id="582" w:author="Kristijan Vrabec (kvrabec)" w:date="2018-12-10T17:31:00Z">
              <w:rPr>
                <w:rStyle w:val="Hyperlink"/>
                <w:noProof/>
              </w:rPr>
            </w:rPrChange>
          </w:rPr>
          <w:delText>Kod 1 Učitavanje seta te indeksiranje riječi i NER oznaka</w:delText>
        </w:r>
        <w:r w:rsidDel="00BB4B80">
          <w:rPr>
            <w:noProof/>
            <w:webHidden/>
          </w:rPr>
          <w:tab/>
        </w:r>
        <w:r w:rsidR="00F77007" w:rsidDel="00BB4B80">
          <w:rPr>
            <w:noProof/>
            <w:webHidden/>
          </w:rPr>
          <w:delText>38</w:delText>
        </w:r>
      </w:del>
    </w:p>
    <w:p w14:paraId="3A9C49FE" w14:textId="2A00D4A8" w:rsidR="00992D3E" w:rsidDel="00BB4B80" w:rsidRDefault="00992D3E">
      <w:pPr>
        <w:pStyle w:val="TableofFigures"/>
        <w:tabs>
          <w:tab w:val="right" w:leader="dot" w:pos="9062"/>
        </w:tabs>
        <w:rPr>
          <w:del w:id="583" w:author="Kristijan Vrabec (kvrabec)" w:date="2018-12-10T17:31:00Z"/>
          <w:rFonts w:eastAsiaTheme="minorEastAsia" w:cstheme="minorBidi"/>
          <w:smallCaps w:val="0"/>
          <w:noProof/>
          <w:sz w:val="22"/>
          <w:szCs w:val="22"/>
          <w:lang w:eastAsia="hr-HR"/>
        </w:rPr>
      </w:pPr>
      <w:del w:id="584" w:author="Kristijan Vrabec (kvrabec)" w:date="2018-12-10T17:31:00Z">
        <w:r w:rsidRPr="00BB4B80" w:rsidDel="00BB4B80">
          <w:rPr>
            <w:rStyle w:val="Hyperlink"/>
            <w:noProof/>
            <w:rPrChange w:id="585" w:author="Kristijan Vrabec (kvrabec)" w:date="2018-12-10T17:31:00Z">
              <w:rPr>
                <w:rStyle w:val="Hyperlink"/>
                <w:noProof/>
              </w:rPr>
            </w:rPrChange>
          </w:rPr>
          <w:delText>Kod 2 Pretvaranje riječi u indekse</w:delText>
        </w:r>
        <w:r w:rsidDel="00BB4B80">
          <w:rPr>
            <w:noProof/>
            <w:webHidden/>
          </w:rPr>
          <w:tab/>
        </w:r>
        <w:r w:rsidR="00F77007" w:rsidDel="00BB4B80">
          <w:rPr>
            <w:noProof/>
            <w:webHidden/>
          </w:rPr>
          <w:delText>39</w:delText>
        </w:r>
      </w:del>
    </w:p>
    <w:p w14:paraId="18CF7688" w14:textId="31C5A3EB" w:rsidR="00992D3E" w:rsidDel="00BB4B80" w:rsidRDefault="00992D3E">
      <w:pPr>
        <w:pStyle w:val="TableofFigures"/>
        <w:tabs>
          <w:tab w:val="right" w:leader="dot" w:pos="9062"/>
        </w:tabs>
        <w:rPr>
          <w:del w:id="586" w:author="Kristijan Vrabec (kvrabec)" w:date="2018-12-10T17:31:00Z"/>
          <w:rFonts w:eastAsiaTheme="minorEastAsia" w:cstheme="minorBidi"/>
          <w:smallCaps w:val="0"/>
          <w:noProof/>
          <w:sz w:val="22"/>
          <w:szCs w:val="22"/>
          <w:lang w:eastAsia="hr-HR"/>
        </w:rPr>
      </w:pPr>
      <w:del w:id="587" w:author="Kristijan Vrabec (kvrabec)" w:date="2018-12-10T17:31:00Z">
        <w:r w:rsidRPr="00BB4B80" w:rsidDel="00BB4B80">
          <w:rPr>
            <w:rStyle w:val="Hyperlink"/>
            <w:noProof/>
            <w:rPrChange w:id="588" w:author="Kristijan Vrabec (kvrabec)" w:date="2018-12-10T17:31:00Z">
              <w:rPr>
                <w:rStyle w:val="Hyperlink"/>
                <w:noProof/>
              </w:rPr>
            </w:rPrChange>
          </w:rPr>
          <w:delText>Kod 3 Dohvaćanje rečenica</w:delText>
        </w:r>
        <w:r w:rsidDel="00BB4B80">
          <w:rPr>
            <w:noProof/>
            <w:webHidden/>
          </w:rPr>
          <w:tab/>
        </w:r>
        <w:r w:rsidR="00F77007" w:rsidDel="00BB4B80">
          <w:rPr>
            <w:noProof/>
            <w:webHidden/>
          </w:rPr>
          <w:delText>39</w:delText>
        </w:r>
      </w:del>
    </w:p>
    <w:p w14:paraId="6A031067" w14:textId="532DBA8E" w:rsidR="00992D3E" w:rsidDel="00BB4B80" w:rsidRDefault="00992D3E">
      <w:pPr>
        <w:pStyle w:val="TableofFigures"/>
        <w:tabs>
          <w:tab w:val="right" w:leader="dot" w:pos="9062"/>
        </w:tabs>
        <w:rPr>
          <w:del w:id="589" w:author="Kristijan Vrabec (kvrabec)" w:date="2018-12-10T17:31:00Z"/>
          <w:rFonts w:eastAsiaTheme="minorEastAsia" w:cstheme="minorBidi"/>
          <w:smallCaps w:val="0"/>
          <w:noProof/>
          <w:sz w:val="22"/>
          <w:szCs w:val="22"/>
          <w:lang w:eastAsia="hr-HR"/>
        </w:rPr>
      </w:pPr>
      <w:del w:id="590" w:author="Kristijan Vrabec (kvrabec)" w:date="2018-12-10T17:31:00Z">
        <w:r w:rsidRPr="00BB4B80" w:rsidDel="00BB4B80">
          <w:rPr>
            <w:rStyle w:val="Hyperlink"/>
            <w:noProof/>
            <w:rPrChange w:id="591" w:author="Kristijan Vrabec (kvrabec)" w:date="2018-12-10T17:31:00Z">
              <w:rPr>
                <w:rStyle w:val="Hyperlink"/>
                <w:noProof/>
              </w:rPr>
            </w:rPrChange>
          </w:rPr>
          <w:delText>Kod 4 Generiranje ulaznih i izlaznih vrijednosti</w:delText>
        </w:r>
        <w:r w:rsidDel="00BB4B80">
          <w:rPr>
            <w:noProof/>
            <w:webHidden/>
          </w:rPr>
          <w:tab/>
        </w:r>
        <w:r w:rsidR="00F77007" w:rsidDel="00BB4B80">
          <w:rPr>
            <w:noProof/>
            <w:webHidden/>
          </w:rPr>
          <w:delText>40</w:delText>
        </w:r>
      </w:del>
    </w:p>
    <w:p w14:paraId="129926D2" w14:textId="5C2A9C1E" w:rsidR="00992D3E" w:rsidDel="00BB4B80" w:rsidRDefault="00992D3E">
      <w:pPr>
        <w:pStyle w:val="TableofFigures"/>
        <w:tabs>
          <w:tab w:val="right" w:leader="dot" w:pos="9062"/>
        </w:tabs>
        <w:rPr>
          <w:del w:id="592" w:author="Kristijan Vrabec (kvrabec)" w:date="2018-12-10T17:31:00Z"/>
          <w:rFonts w:eastAsiaTheme="minorEastAsia" w:cstheme="minorBidi"/>
          <w:smallCaps w:val="0"/>
          <w:noProof/>
          <w:sz w:val="22"/>
          <w:szCs w:val="22"/>
          <w:lang w:eastAsia="hr-HR"/>
        </w:rPr>
      </w:pPr>
      <w:del w:id="593" w:author="Kristijan Vrabec (kvrabec)" w:date="2018-12-10T17:31:00Z">
        <w:r w:rsidRPr="00BB4B80" w:rsidDel="00BB4B80">
          <w:rPr>
            <w:rStyle w:val="Hyperlink"/>
            <w:noProof/>
            <w:rPrChange w:id="594" w:author="Kristijan Vrabec (kvrabec)" w:date="2018-12-10T17:31:00Z">
              <w:rPr>
                <w:rStyle w:val="Hyperlink"/>
                <w:noProof/>
              </w:rPr>
            </w:rPrChange>
          </w:rPr>
          <w:delText>Kod 5 Spremanje ulaznih i izlaznih podataka</w:delText>
        </w:r>
        <w:r w:rsidDel="00BB4B80">
          <w:rPr>
            <w:noProof/>
            <w:webHidden/>
          </w:rPr>
          <w:tab/>
        </w:r>
        <w:r w:rsidR="00F77007" w:rsidDel="00BB4B80">
          <w:rPr>
            <w:noProof/>
            <w:webHidden/>
          </w:rPr>
          <w:delText>41</w:delText>
        </w:r>
      </w:del>
    </w:p>
    <w:p w14:paraId="1873133E" w14:textId="372F65F7" w:rsidR="00992D3E" w:rsidDel="00BB4B80" w:rsidRDefault="00992D3E">
      <w:pPr>
        <w:pStyle w:val="TableofFigures"/>
        <w:tabs>
          <w:tab w:val="right" w:leader="dot" w:pos="9062"/>
        </w:tabs>
        <w:rPr>
          <w:del w:id="595" w:author="Kristijan Vrabec (kvrabec)" w:date="2018-12-10T17:31:00Z"/>
          <w:rFonts w:eastAsiaTheme="minorEastAsia" w:cstheme="minorBidi"/>
          <w:smallCaps w:val="0"/>
          <w:noProof/>
          <w:sz w:val="22"/>
          <w:szCs w:val="22"/>
          <w:lang w:eastAsia="hr-HR"/>
        </w:rPr>
      </w:pPr>
      <w:del w:id="596" w:author="Kristijan Vrabec (kvrabec)" w:date="2018-12-10T17:31:00Z">
        <w:r w:rsidRPr="00BB4B80" w:rsidDel="00BB4B80">
          <w:rPr>
            <w:rStyle w:val="Hyperlink"/>
            <w:noProof/>
            <w:rPrChange w:id="597" w:author="Kristijan Vrabec (kvrabec)" w:date="2018-12-10T17:31:00Z">
              <w:rPr>
                <w:rStyle w:val="Hyperlink"/>
                <w:noProof/>
              </w:rPr>
            </w:rPrChange>
          </w:rPr>
          <w:delText>Kod 6 Učitavanje vrijednosti u liste iz datoteka</w:delText>
        </w:r>
        <w:r w:rsidDel="00BB4B80">
          <w:rPr>
            <w:noProof/>
            <w:webHidden/>
          </w:rPr>
          <w:tab/>
        </w:r>
        <w:r w:rsidR="00F77007" w:rsidDel="00BB4B80">
          <w:rPr>
            <w:noProof/>
            <w:webHidden/>
          </w:rPr>
          <w:delText>41</w:delText>
        </w:r>
      </w:del>
    </w:p>
    <w:p w14:paraId="2ED0AB30" w14:textId="1DDF1A49" w:rsidR="00992D3E" w:rsidRDefault="00992D3E">
      <w:pPr>
        <w:spacing w:after="160" w:line="259" w:lineRule="auto"/>
        <w:ind w:firstLine="0"/>
        <w:jc w:val="left"/>
      </w:pPr>
      <w:r>
        <w:fldChar w:fldCharType="end"/>
      </w:r>
      <w:r>
        <w:br w:type="page"/>
      </w:r>
    </w:p>
    <w:p w14:paraId="2E63AF14" w14:textId="77777777" w:rsidR="003944AD" w:rsidRPr="00F77007" w:rsidRDefault="003944AD">
      <w:pPr>
        <w:spacing w:after="160" w:line="259" w:lineRule="auto"/>
        <w:ind w:firstLine="0"/>
        <w:jc w:val="left"/>
      </w:pPr>
    </w:p>
    <w:p w14:paraId="0BCD80C3" w14:textId="2F6B56C4" w:rsidR="00186A8C" w:rsidRPr="00997C0D" w:rsidDel="00186A8C" w:rsidRDefault="003944AD">
      <w:pPr>
        <w:pStyle w:val="Heading1"/>
        <w:rPr>
          <w:del w:id="598" w:author="Kristijan Vrabec (kvrabec)" w:date="2018-12-09T13:45:00Z"/>
          <w:rPrChange w:id="599" w:author="Kristijan Vrabec (kvrabec)" w:date="2018-12-09T19:47:00Z">
            <w:rPr>
              <w:del w:id="600" w:author="Kristijan Vrabec (kvrabec)" w:date="2018-12-09T13:45:00Z"/>
              <w:noProof/>
            </w:rPr>
          </w:rPrChange>
        </w:rPr>
        <w:pPrChange w:id="601" w:author="Kristijan Vrabec (kvrabec)" w:date="2018-12-09T19:47:00Z">
          <w:pPr>
            <w:spacing w:after="160" w:line="259" w:lineRule="auto"/>
            <w:ind w:firstLine="0"/>
            <w:jc w:val="left"/>
          </w:pPr>
        </w:pPrChange>
      </w:pPr>
      <w:del w:id="602" w:author="Kristijan Vrabec (kvrabec)" w:date="2018-12-09T13:45:00Z">
        <w:r w:rsidRPr="00997C0D" w:rsidDel="00186A8C">
          <w:rPr>
            <w:b w:val="0"/>
            <w:rPrChange w:id="603" w:author="Kristijan Vrabec (kvrabec)" w:date="2018-12-09T19:47:00Z">
              <w:rPr>
                <w:b/>
                <w:sz w:val="28"/>
              </w:rPr>
            </w:rPrChange>
          </w:rPr>
          <w:delText>Tablice</w:delText>
        </w:r>
        <w:r w:rsidR="00742CD9" w:rsidRPr="00997C0D" w:rsidDel="00186A8C">
          <w:rPr>
            <w:rStyle w:val="Hyperlink"/>
            <w:color w:val="auto"/>
            <w:u w:val="none"/>
            <w:rPrChange w:id="604" w:author="Kristijan Vrabec (kvrabec)" w:date="2018-12-09T19:47:00Z">
              <w:rPr>
                <w:rStyle w:val="Hyperlink"/>
                <w:rFonts w:asciiTheme="minorHAnsi" w:hAnsiTheme="minorHAnsi" w:cstheme="minorHAnsi"/>
                <w:smallCaps/>
                <w:noProof/>
                <w:szCs w:val="20"/>
              </w:rPr>
            </w:rPrChange>
          </w:rPr>
          <w:fldChar w:fldCharType="begin"/>
        </w:r>
        <w:r w:rsidR="00742CD9" w:rsidRPr="00997C0D" w:rsidDel="00186A8C">
          <w:rPr>
            <w:rStyle w:val="Hyperlink"/>
            <w:color w:val="auto"/>
            <w:u w:val="none"/>
            <w:rPrChange w:id="605" w:author="Kristijan Vrabec (kvrabec)" w:date="2018-12-09T19:47:00Z">
              <w:rPr>
                <w:rStyle w:val="Hyperlink"/>
                <w:rFonts w:asciiTheme="minorHAnsi" w:hAnsiTheme="minorHAnsi" w:cstheme="minorHAnsi"/>
                <w:smallCaps/>
                <w:noProof/>
                <w:szCs w:val="20"/>
              </w:rPr>
            </w:rPrChange>
          </w:rPr>
          <w:delInstrText xml:space="preserve"> TOC \h \z \c "Tablica" </w:delInstrText>
        </w:r>
        <w:r w:rsidR="00742CD9" w:rsidRPr="00997C0D" w:rsidDel="00186A8C">
          <w:rPr>
            <w:rStyle w:val="Hyperlink"/>
            <w:color w:val="auto"/>
            <w:u w:val="none"/>
            <w:rPrChange w:id="606" w:author="Kristijan Vrabec (kvrabec)" w:date="2018-12-09T19:47:00Z">
              <w:rPr>
                <w:sz w:val="32"/>
              </w:rPr>
            </w:rPrChange>
          </w:rPr>
          <w:fldChar w:fldCharType="separate"/>
        </w:r>
        <w:bookmarkStart w:id="607" w:name="_Toc532126506"/>
        <w:bookmarkStart w:id="608" w:name="_Toc532138130"/>
        <w:bookmarkStart w:id="609" w:name="_Toc532140093"/>
        <w:bookmarkStart w:id="610" w:name="_Toc532143557"/>
        <w:bookmarkStart w:id="611" w:name="_Toc532146672"/>
        <w:bookmarkStart w:id="612" w:name="_Toc532146899"/>
        <w:bookmarkStart w:id="613" w:name="_Toc532146968"/>
        <w:bookmarkStart w:id="614" w:name="_Toc532147190"/>
        <w:bookmarkStart w:id="615" w:name="_Toc532147274"/>
        <w:bookmarkStart w:id="616" w:name="_Toc532147355"/>
        <w:bookmarkStart w:id="617" w:name="_Toc532147427"/>
        <w:bookmarkStart w:id="618" w:name="_Toc532147499"/>
        <w:bookmarkStart w:id="619" w:name="_Toc532147583"/>
        <w:bookmarkStart w:id="620" w:name="_Toc532147655"/>
        <w:bookmarkStart w:id="621" w:name="_Toc532147739"/>
        <w:bookmarkStart w:id="622" w:name="_Toc532147823"/>
        <w:bookmarkStart w:id="623" w:name="_Toc532147895"/>
        <w:bookmarkStart w:id="624" w:name="_Toc532147979"/>
        <w:bookmarkStart w:id="625" w:name="_Toc532148063"/>
        <w:bookmarkStart w:id="626" w:name="_Toc532148144"/>
        <w:bookmarkStart w:id="627" w:name="_Toc532148216"/>
        <w:bookmarkStart w:id="628" w:name="_Toc53214827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del>
    </w:p>
    <w:p w14:paraId="23766CA0" w14:textId="2510AD1A" w:rsidR="006E1E3B" w:rsidRPr="00997C0D" w:rsidDel="00186A8C" w:rsidRDefault="006E1E3B">
      <w:pPr>
        <w:pStyle w:val="Heading1"/>
        <w:rPr>
          <w:del w:id="629" w:author="Kristijan Vrabec (kvrabec)" w:date="2018-12-09T13:45:00Z"/>
          <w:rPrChange w:id="630" w:author="Kristijan Vrabec (kvrabec)" w:date="2018-12-09T19:47:00Z">
            <w:rPr>
              <w:del w:id="631" w:author="Kristijan Vrabec (kvrabec)" w:date="2018-12-09T13:45:00Z"/>
              <w:noProof/>
            </w:rPr>
          </w:rPrChange>
        </w:rPr>
        <w:pPrChange w:id="632" w:author="Kristijan Vrabec (kvrabec)" w:date="2018-12-09T19:47:00Z">
          <w:pPr>
            <w:spacing w:after="160" w:line="259" w:lineRule="auto"/>
            <w:ind w:firstLine="0"/>
            <w:jc w:val="left"/>
          </w:pPr>
        </w:pPrChange>
      </w:pPr>
      <w:bookmarkStart w:id="633" w:name="_Toc532126507"/>
      <w:bookmarkStart w:id="634" w:name="_Toc532138131"/>
      <w:bookmarkStart w:id="635" w:name="_Toc532140094"/>
      <w:bookmarkStart w:id="636" w:name="_Toc532143558"/>
      <w:bookmarkStart w:id="637" w:name="_Toc532146673"/>
      <w:bookmarkStart w:id="638" w:name="_Toc532146900"/>
      <w:bookmarkStart w:id="639" w:name="_Toc532146969"/>
      <w:bookmarkStart w:id="640" w:name="_Toc532147191"/>
      <w:bookmarkStart w:id="641" w:name="_Toc532147275"/>
      <w:bookmarkStart w:id="642" w:name="_Toc532147356"/>
      <w:bookmarkStart w:id="643" w:name="_Toc532147428"/>
      <w:bookmarkStart w:id="644" w:name="_Toc532147500"/>
      <w:bookmarkStart w:id="645" w:name="_Toc532147584"/>
      <w:bookmarkStart w:id="646" w:name="_Toc532147656"/>
      <w:bookmarkStart w:id="647" w:name="_Toc532147740"/>
      <w:bookmarkStart w:id="648" w:name="_Toc532147824"/>
      <w:bookmarkStart w:id="649" w:name="_Toc532147896"/>
      <w:bookmarkStart w:id="650" w:name="_Toc532147980"/>
      <w:bookmarkStart w:id="651" w:name="_Toc532148064"/>
      <w:bookmarkStart w:id="652" w:name="_Toc532148145"/>
      <w:bookmarkStart w:id="653" w:name="_Toc532148217"/>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14:paraId="1131FEF5" w14:textId="311B86E0" w:rsidR="006E1E3B" w:rsidRPr="00997C0D" w:rsidDel="00186A8C" w:rsidRDefault="006E1E3B">
      <w:pPr>
        <w:pStyle w:val="Heading1"/>
        <w:rPr>
          <w:del w:id="654" w:author="Kristijan Vrabec (kvrabec)" w:date="2018-12-09T13:45:00Z"/>
          <w:smallCaps/>
          <w:rPrChange w:id="655" w:author="Kristijan Vrabec (kvrabec)" w:date="2018-12-09T19:47:00Z">
            <w:rPr>
              <w:del w:id="656" w:author="Kristijan Vrabec (kvrabec)" w:date="2018-12-09T13:45:00Z"/>
              <w:rFonts w:eastAsiaTheme="minorEastAsia" w:cstheme="minorBidi"/>
              <w:smallCaps w:val="0"/>
              <w:noProof/>
              <w:sz w:val="22"/>
              <w:szCs w:val="22"/>
              <w:lang w:eastAsia="hr-HR"/>
            </w:rPr>
          </w:rPrChange>
        </w:rPr>
        <w:pPrChange w:id="657" w:author="Kristijan Vrabec (kvrabec)" w:date="2018-12-09T19:47:00Z">
          <w:pPr>
            <w:pStyle w:val="TableofFigures"/>
            <w:tabs>
              <w:tab w:val="right" w:leader="dot" w:pos="9062"/>
            </w:tabs>
          </w:pPr>
        </w:pPrChange>
      </w:pPr>
      <w:del w:id="658" w:author="Kristijan Vrabec (kvrabec)" w:date="2018-12-09T13:45:00Z">
        <w:r w:rsidRPr="00997C0D" w:rsidDel="00186A8C">
          <w:rPr>
            <w:rStyle w:val="Hyperlink"/>
            <w:color w:val="auto"/>
            <w:u w:val="none"/>
            <w:rPrChange w:id="659" w:author="Kristijan Vrabec (kvrabec)" w:date="2018-12-09T19:47:00Z">
              <w:rPr>
                <w:rStyle w:val="Hyperlink"/>
                <w:noProof/>
              </w:rPr>
            </w:rPrChange>
          </w:rPr>
          <w:delText>Tablica 1 Usporedba programskih jezika</w:delText>
        </w:r>
        <w:r w:rsidRPr="00997C0D" w:rsidDel="00186A8C">
          <w:rPr>
            <w:webHidden/>
            <w:rPrChange w:id="660" w:author="Kristijan Vrabec (kvrabec)" w:date="2018-12-09T19:47:00Z">
              <w:rPr>
                <w:noProof/>
                <w:webHidden/>
              </w:rPr>
            </w:rPrChange>
          </w:rPr>
          <w:tab/>
          <w:delText>29</w:delText>
        </w:r>
        <w:bookmarkStart w:id="661" w:name="_Toc532126508"/>
        <w:bookmarkStart w:id="662" w:name="_Toc532138132"/>
        <w:bookmarkStart w:id="663" w:name="_Toc532140095"/>
        <w:bookmarkStart w:id="664" w:name="_Toc532143559"/>
        <w:bookmarkStart w:id="665" w:name="_Toc532146674"/>
        <w:bookmarkStart w:id="666" w:name="_Toc532146901"/>
        <w:bookmarkStart w:id="667" w:name="_Toc532146970"/>
        <w:bookmarkStart w:id="668" w:name="_Toc532147192"/>
        <w:bookmarkStart w:id="669" w:name="_Toc532147276"/>
        <w:bookmarkStart w:id="670" w:name="_Toc532147357"/>
        <w:bookmarkStart w:id="671" w:name="_Toc532147429"/>
        <w:bookmarkStart w:id="672" w:name="_Toc532147501"/>
        <w:bookmarkStart w:id="673" w:name="_Toc532147585"/>
        <w:bookmarkStart w:id="674" w:name="_Toc532147657"/>
        <w:bookmarkStart w:id="675" w:name="_Toc532147741"/>
        <w:bookmarkStart w:id="676" w:name="_Toc532147825"/>
        <w:bookmarkStart w:id="677" w:name="_Toc532147897"/>
        <w:bookmarkStart w:id="678" w:name="_Toc532147981"/>
        <w:bookmarkStart w:id="679" w:name="_Toc532148065"/>
        <w:bookmarkStart w:id="680" w:name="_Toc532148146"/>
        <w:bookmarkStart w:id="681" w:name="_Toc532148218"/>
        <w:bookmarkStart w:id="682" w:name="_Toc532148277"/>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del>
    </w:p>
    <w:p w14:paraId="4958890E" w14:textId="736A8D4A" w:rsidR="004409E8" w:rsidRDefault="00742CD9">
      <w:pPr>
        <w:pStyle w:val="Heading1"/>
        <w:rPr>
          <w:del w:id="683" w:author="Kristijan Vrabec (kvrabec)" w:date="2018-12-09T13:45:00Z"/>
          <w:rPrChange w:id="684" w:author="Kristijan Vrabec (kvrabec)" w:date="2018-12-09T19:47:00Z">
            <w:rPr>
              <w:del w:id="685" w:author="Kristijan Vrabec (kvrabec)" w:date="2018-12-09T13:45:00Z"/>
              <w:sz w:val="32"/>
            </w:rPr>
          </w:rPrChange>
        </w:rPr>
        <w:sectPr w:rsidR="004409E8" w:rsidSect="008178A2">
          <w:footerReference w:type="default" r:id="rId10"/>
          <w:pgSz w:w="11906" w:h="16838"/>
          <w:pgMar w:top="1417" w:right="1417" w:bottom="1417" w:left="1417" w:header="708" w:footer="708" w:gutter="0"/>
          <w:pgNumType w:start="1"/>
          <w:cols w:space="708"/>
          <w:docGrid w:linePitch="360"/>
        </w:sectPr>
        <w:pPrChange w:id="686" w:author="Kristijan Vrabec (kvrabec)" w:date="2018-12-09T19:47:00Z">
          <w:pPr>
            <w:spacing w:after="160" w:line="259" w:lineRule="auto"/>
            <w:ind w:firstLine="0"/>
            <w:jc w:val="left"/>
          </w:pPr>
        </w:pPrChange>
      </w:pPr>
      <w:del w:id="687" w:author="Kristijan Vrabec (kvrabec)" w:date="2018-12-09T13:45:00Z">
        <w:r w:rsidRPr="00997C0D" w:rsidDel="00186A8C">
          <w:rPr>
            <w:rPrChange w:id="688" w:author="Kristijan Vrabec (kvrabec)" w:date="2018-12-09T19:47:00Z">
              <w:rPr>
                <w:sz w:val="32"/>
              </w:rPr>
            </w:rPrChange>
          </w:rPr>
          <w:fldChar w:fldCharType="end"/>
        </w:r>
        <w:bookmarkStart w:id="689" w:name="_Toc532126509"/>
        <w:bookmarkStart w:id="690" w:name="_Toc532138133"/>
        <w:bookmarkStart w:id="691" w:name="_Toc532140096"/>
        <w:bookmarkStart w:id="692" w:name="_Toc532143560"/>
        <w:bookmarkStart w:id="693" w:name="_Toc532146675"/>
        <w:bookmarkStart w:id="694" w:name="_Toc532146902"/>
        <w:bookmarkStart w:id="695" w:name="_Toc532146971"/>
        <w:bookmarkStart w:id="696" w:name="_Toc532147193"/>
        <w:bookmarkStart w:id="697" w:name="_Toc532147277"/>
        <w:bookmarkStart w:id="698" w:name="_Toc532147358"/>
        <w:bookmarkStart w:id="699" w:name="_Toc532147430"/>
        <w:bookmarkStart w:id="700" w:name="_Toc532147502"/>
        <w:bookmarkStart w:id="701" w:name="_Toc532147586"/>
        <w:bookmarkStart w:id="702" w:name="_Toc532147658"/>
        <w:bookmarkStart w:id="703" w:name="_Toc532147742"/>
        <w:bookmarkStart w:id="704" w:name="_Toc532147826"/>
        <w:bookmarkStart w:id="705" w:name="_Toc532147898"/>
        <w:bookmarkStart w:id="706" w:name="_Toc532147982"/>
        <w:bookmarkStart w:id="707" w:name="_Toc532148066"/>
        <w:bookmarkStart w:id="708" w:name="_Toc532148147"/>
        <w:bookmarkStart w:id="709" w:name="_Toc532148219"/>
        <w:bookmarkStart w:id="710" w:name="_Toc53214827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del>
    </w:p>
    <w:p w14:paraId="4FD41B1F" w14:textId="0633D7BF" w:rsidR="00803CF5" w:rsidRPr="00997C0D" w:rsidRDefault="003C60F6">
      <w:pPr>
        <w:pStyle w:val="Heading1"/>
        <w:pPrChange w:id="711" w:author="Kristijan Vrabec (kvrabec)" w:date="2018-12-09T19:47:00Z">
          <w:pPr>
            <w:pStyle w:val="Heading1"/>
            <w:numPr>
              <w:numId w:val="15"/>
            </w:numPr>
            <w:tabs>
              <w:tab w:val="num" w:pos="360"/>
              <w:tab w:val="num" w:pos="720"/>
            </w:tabs>
            <w:ind w:left="720" w:hanging="720"/>
          </w:pPr>
        </w:pPrChange>
      </w:pPr>
      <w:bookmarkStart w:id="712" w:name="_Toc532148279"/>
      <w:r w:rsidRPr="00997C0D">
        <w:t>Uvod</w:t>
      </w:r>
      <w:bookmarkEnd w:id="712"/>
    </w:p>
    <w:p w14:paraId="788CE75D" w14:textId="1BC00F29" w:rsidR="00706ED6" w:rsidRDefault="00230EB1" w:rsidP="00C92DF9">
      <w:r>
        <w:t xml:space="preserve"> </w:t>
      </w:r>
      <w:r w:rsidR="0026414B">
        <w:t xml:space="preserve">Dubinska analiza podataka </w:t>
      </w:r>
      <w:r w:rsidR="00706ED6">
        <w:t xml:space="preserve">je </w:t>
      </w:r>
      <w:r w:rsidR="0026414B">
        <w:t xml:space="preserve">u </w:t>
      </w:r>
      <w:r w:rsidR="00706ED6">
        <w:t>današnje vrijeme postala dio svakodnevnice. Posvuda u našoj okolini se nalaze podaci dobiveni dubinskom analizom te ih koristimo kako bi iz velike količine podataka mogli izvući nama potrebne informacije. U ovom diplomskom radu opisati će se proces</w:t>
      </w:r>
      <w:r w:rsidR="00EC399A">
        <w:t xml:space="preserve"> i tehnologije</w:t>
      </w:r>
      <w:r w:rsidR="00706ED6">
        <w:t xml:space="preserve"> dubinske analize podataka</w:t>
      </w:r>
      <w:r w:rsidR="00EC399A">
        <w:t xml:space="preserve"> te proces i tehnologije strojnog učenja.</w:t>
      </w:r>
    </w:p>
    <w:p w14:paraId="1E10C12F" w14:textId="46DB01B5" w:rsidR="00545CD6" w:rsidRDefault="00545CD6" w:rsidP="00545CD6">
      <w:r>
        <w:t xml:space="preserve">Proći će se kroz proces dubinske analize podataka. Objasnit će se </w:t>
      </w:r>
      <w:r w:rsidR="00875236">
        <w:t>koraci dubinske analize podataka, od</w:t>
      </w:r>
      <w:r>
        <w:t xml:space="preserve"> prikupljanja</w:t>
      </w:r>
      <w:r w:rsidR="0006749E">
        <w:t xml:space="preserve"> podataka, filtriranja nebitnih podataka</w:t>
      </w:r>
      <w:r w:rsidR="00114FF6">
        <w:t>,</w:t>
      </w:r>
      <w:r w:rsidR="0006749E">
        <w:t xml:space="preserve"> normalizacije</w:t>
      </w:r>
      <w:r w:rsidR="00875236">
        <w:t xml:space="preserve"> do pronalaženja uzoraka i izvlačenja korisnih informacija.</w:t>
      </w:r>
      <w:r w:rsidR="0006749E">
        <w:t xml:space="preserve"> </w:t>
      </w:r>
    </w:p>
    <w:p w14:paraId="5E657F1A" w14:textId="6DD576BF" w:rsidR="00706ED6" w:rsidRDefault="00706ED6" w:rsidP="00C92DF9">
      <w:r>
        <w:t>Proučit će se pojam i vrste strojnog učenja te će se ukratko objasniti koraci</w:t>
      </w:r>
      <w:r w:rsidR="008A50DA">
        <w:t xml:space="preserve"> koji su neophodni u strojnom učenju. Od prikupljanja podataka, prilagodbe tih podataka za strojno učenje, kreiranja modela i treniranja istog, do evaluacije i uglađivanja parametara kako bi krajnji rezultat bio što točniji i precizniji.</w:t>
      </w:r>
    </w:p>
    <w:p w14:paraId="31397FFD" w14:textId="593023AC" w:rsidR="008A50DA" w:rsidRDefault="008A50DA" w:rsidP="00C92DF9">
      <w:pPr>
        <w:rPr>
          <w:ins w:id="713" w:author="Kristijan Vrabec (kvrabec)" w:date="2018-12-09T09:23:00Z"/>
        </w:rPr>
      </w:pPr>
      <w:r>
        <w:t xml:space="preserve">Proučit će se i usporediti </w:t>
      </w:r>
      <w:r w:rsidR="009B2C37">
        <w:t>najpopularnij</w:t>
      </w:r>
      <w:r w:rsidR="006904D6">
        <w:t>e</w:t>
      </w:r>
      <w:r>
        <w:t xml:space="preserve"> tehnologij</w:t>
      </w:r>
      <w:r w:rsidR="006904D6">
        <w:t>e</w:t>
      </w:r>
      <w:r>
        <w:t xml:space="preserve"> za</w:t>
      </w:r>
      <w:ins w:id="714" w:author="Kristijan Vrabec (kvrabec)" w:date="2018-12-09T09:23:00Z">
        <w:r w:rsidR="000D2473">
          <w:t xml:space="preserve"> lokalno</w:t>
        </w:r>
      </w:ins>
      <w:r>
        <w:t xml:space="preserve"> strojno učenje te </w:t>
      </w:r>
      <w:ins w:id="715" w:author="Kristijan Vrabec (kvrabec)" w:date="2018-12-09T09:23:00Z">
        <w:r w:rsidR="00C7653A">
          <w:t xml:space="preserve">strojno učenje u oblaku. </w:t>
        </w:r>
      </w:ins>
      <w:del w:id="716" w:author="Kristijan Vrabec (kvrabec)" w:date="2018-12-09T09:23:00Z">
        <w:r w:rsidDel="00C7653A">
          <w:delText>će se o</w:delText>
        </w:r>
      </w:del>
      <w:ins w:id="717" w:author="Kristijan Vrabec (kvrabec)" w:date="2018-12-09T09:23:00Z">
        <w:r w:rsidR="00C7653A">
          <w:t>O</w:t>
        </w:r>
      </w:ins>
      <w:r>
        <w:t>bjasniti prednosti i nedostaci pojedinih tehnologija</w:t>
      </w:r>
      <w:del w:id="718" w:author="Kristijan Vrabec (kvrabec)" w:date="2018-12-09T09:23:00Z">
        <w:r w:rsidDel="00C7653A">
          <w:delText>.</w:delText>
        </w:r>
        <w:r w:rsidR="007C6533" w:rsidDel="00C7653A">
          <w:delText xml:space="preserve"> Također, usporedit će se i nekoliko </w:delText>
        </w:r>
        <w:r w:rsidR="009B2C37" w:rsidDel="00C7653A">
          <w:delText>najpopularnijih</w:delText>
        </w:r>
        <w:r w:rsidR="007C6533" w:rsidDel="00C7653A">
          <w:delText xml:space="preserve"> programskih jezika</w:delText>
        </w:r>
        <w:r w:rsidR="009B2C37" w:rsidDel="00C7653A">
          <w:delText xml:space="preserve"> za strojno učenje</w:delText>
        </w:r>
      </w:del>
      <w:r w:rsidR="009B2C37">
        <w:t xml:space="preserve"> te</w:t>
      </w:r>
      <w:r>
        <w:t xml:space="preserve"> </w:t>
      </w:r>
      <w:del w:id="719" w:author="Kristijan Vrabec (kvrabec)" w:date="2018-12-09T09:24:00Z">
        <w:r w:rsidDel="003D524B">
          <w:delText xml:space="preserve">na kraju </w:delText>
        </w:r>
      </w:del>
      <w:r w:rsidR="00EC399A">
        <w:t>objasniti</w:t>
      </w:r>
      <w:r>
        <w:t xml:space="preserve"> </w:t>
      </w:r>
      <w:r w:rsidR="00247B19">
        <w:t>odabir</w:t>
      </w:r>
      <w:r w:rsidR="00EC399A">
        <w:t xml:space="preserve"> </w:t>
      </w:r>
      <w:del w:id="720" w:author="Kristijan Vrabec (kvrabec)" w:date="2018-12-09T09:23:00Z">
        <w:r w:rsidR="00EC399A" w:rsidDel="00C7653A">
          <w:delText>programskog jezika</w:delText>
        </w:r>
        <w:r w:rsidR="002C7AFF" w:rsidDel="00C7653A">
          <w:delText xml:space="preserve"> Python</w:delText>
        </w:r>
        <w:r w:rsidR="007D2901" w:rsidDel="00C7653A">
          <w:delText xml:space="preserve"> i </w:delText>
        </w:r>
      </w:del>
      <w:r w:rsidR="005935F8">
        <w:t>Keras biblioteke</w:t>
      </w:r>
      <w:r w:rsidR="00EC399A">
        <w:t xml:space="preserve"> za izradu praktičnog djela</w:t>
      </w:r>
      <w:r w:rsidR="009B2C37">
        <w:t>.</w:t>
      </w:r>
    </w:p>
    <w:p w14:paraId="68C34953" w14:textId="116FEF92" w:rsidR="003D524B" w:rsidRDefault="004D50E3" w:rsidP="00C92DF9">
      <w:ins w:id="721" w:author="Kristijan Vrabec (kvrabec)" w:date="2018-12-09T09:49:00Z">
        <w:r>
          <w:t xml:space="preserve">Kao programski jezik za razvijanje praktičnog djela izabran je Python, te se ukratko opisuje </w:t>
        </w:r>
      </w:ins>
      <w:ins w:id="722" w:author="Kristijan Vrabec (kvrabec)" w:date="2018-12-09T09:50:00Z">
        <w:r>
          <w:t>Python</w:t>
        </w:r>
      </w:ins>
      <w:ins w:id="723" w:author="Kristijan Vrabec (kvrabec)" w:date="2018-12-09T11:08:00Z">
        <w:r w:rsidR="00F43A15">
          <w:t xml:space="preserve"> i njegov</w:t>
        </w:r>
      </w:ins>
      <w:ins w:id="724" w:author="Kristijan Vrabec (kvrabec)" w:date="2018-12-09T11:07:00Z">
        <w:r w:rsidR="002E31B0">
          <w:t xml:space="preserve"> proces instalacije</w:t>
        </w:r>
      </w:ins>
      <w:ins w:id="725" w:author="Kristijan Vrabec (kvrabec)" w:date="2018-12-09T11:08:00Z">
        <w:r w:rsidR="00F43A15">
          <w:t>, te proces instalacije biblioteka</w:t>
        </w:r>
      </w:ins>
      <w:ins w:id="726" w:author="Kristijan Vrabec (kvrabec)" w:date="2018-12-09T09:50:00Z">
        <w:r>
          <w:t>.</w:t>
        </w:r>
      </w:ins>
    </w:p>
    <w:p w14:paraId="1238A45B" w14:textId="19CB1C63" w:rsidR="00DF6F87" w:rsidRDefault="00DF6F87" w:rsidP="00C92DF9">
      <w:r>
        <w:t>Na kraju će se opisati postupak izrade praktičnog dijela ovog diplomskog rada sa objašnjenim primjerima koda i slikama aplikacije.</w:t>
      </w:r>
    </w:p>
    <w:p w14:paraId="3B56039D" w14:textId="77777777" w:rsidR="008A50DA" w:rsidRDefault="008A50DA" w:rsidP="00C92DF9"/>
    <w:p w14:paraId="0AD7CC46" w14:textId="7DA0B780" w:rsidR="00D8232C" w:rsidRDefault="00D8232C" w:rsidP="00C92DF9">
      <w:r>
        <w:br w:type="page"/>
      </w:r>
    </w:p>
    <w:p w14:paraId="4946D7A0" w14:textId="623F1340" w:rsidR="00BC01B7" w:rsidRDefault="00875236" w:rsidP="00BC01B7">
      <w:pPr>
        <w:pStyle w:val="Heading1"/>
      </w:pPr>
      <w:bookmarkStart w:id="727" w:name="_Toc532148280"/>
      <w:bookmarkStart w:id="728" w:name="_Hlk532139706"/>
      <w:r>
        <w:lastRenderedPageBreak/>
        <w:t>D</w:t>
      </w:r>
      <w:r w:rsidR="00BC01B7">
        <w:t>ubinsk</w:t>
      </w:r>
      <w:r>
        <w:t>a</w:t>
      </w:r>
      <w:r w:rsidR="00BC01B7">
        <w:t xml:space="preserve"> analiz</w:t>
      </w:r>
      <w:r>
        <w:t>a</w:t>
      </w:r>
      <w:r w:rsidR="00BC01B7">
        <w:t xml:space="preserve"> podataka</w:t>
      </w:r>
      <w:bookmarkEnd w:id="727"/>
    </w:p>
    <w:bookmarkEnd w:id="728"/>
    <w:p w14:paraId="3DCAFC87" w14:textId="1265840D" w:rsidR="00BC01B7" w:rsidRDefault="00BC01B7" w:rsidP="00BC01B7">
      <w:r>
        <w:t>Dubinska analiza podataka je proces otkrivanja zanimljivih i korisnih uzoraka i odnosa u velikim količinama podataka. Kombinira znanja iz statistike i umjetne inteligencije sa bazama podataka kako bi analizirali velike digitalne kolekcije podataka.</w:t>
      </w:r>
      <w:del w:id="729" w:author="Kristijan Vrabec (kvrabec)" w:date="2018-12-09T17:39:00Z">
        <w:r w:rsidDel="007C24DB">
          <w:rPr>
            <w:rStyle w:val="FootnoteReference"/>
          </w:rPr>
          <w:footnoteReference w:id="1"/>
        </w:r>
      </w:del>
      <w:r>
        <w:t xml:space="preserve"> Dubinska analiza podataka usko je povezano sa strojnim učenjem. Podaci dobiveni </w:t>
      </w:r>
      <w:r w:rsidR="00875236">
        <w:t xml:space="preserve">dubinskom analizom </w:t>
      </w:r>
      <w:r>
        <w:t>često</w:t>
      </w:r>
      <w:r w:rsidR="00875236">
        <w:t xml:space="preserve"> se</w:t>
      </w:r>
      <w:r>
        <w:t xml:space="preserve"> koriste kao ulazni set</w:t>
      </w:r>
      <w:r w:rsidR="00875236">
        <w:t xml:space="preserve"> podataka</w:t>
      </w:r>
      <w:r>
        <w:t xml:space="preserve"> za strojno učenje. Podaci za dubinsku analizu mogu biti bilo što, od komentara i objava sa društvenih mreža, raznih tekstova i književnih djela do običnog niza brojeva. </w:t>
      </w:r>
    </w:p>
    <w:p w14:paraId="2F4693FF" w14:textId="3CC68009" w:rsidR="00BC01B7" w:rsidRPr="004126E8" w:rsidRDefault="00BC01B7">
      <w:pPr>
        <w:pStyle w:val="Heading2"/>
      </w:pPr>
      <w:bookmarkStart w:id="732" w:name="_Toc532148281"/>
      <w:r w:rsidRPr="004126E8">
        <w:t xml:space="preserve">Proces </w:t>
      </w:r>
      <w:ins w:id="733" w:author="Kristijan Vrabec (kvrabec)" w:date="2018-12-09T17:26:00Z">
        <w:r w:rsidR="00AC6DBC">
          <w:t>d</w:t>
        </w:r>
        <w:r w:rsidR="00AC6DBC" w:rsidRPr="00AC6DBC">
          <w:t>ubinsk</w:t>
        </w:r>
        <w:r w:rsidR="00AC6DBC">
          <w:t>e</w:t>
        </w:r>
        <w:r w:rsidR="00AC6DBC" w:rsidRPr="00AC6DBC">
          <w:t xml:space="preserve"> analiz</w:t>
        </w:r>
        <w:r w:rsidR="00AC6DBC">
          <w:t>e</w:t>
        </w:r>
        <w:r w:rsidR="00AC6DBC" w:rsidRPr="00AC6DBC">
          <w:t xml:space="preserve"> podataka</w:t>
        </w:r>
      </w:ins>
      <w:bookmarkEnd w:id="732"/>
      <w:del w:id="734" w:author="Kristijan Vrabec (kvrabec)" w:date="2018-12-09T17:26:00Z">
        <w:r w:rsidRPr="004126E8" w:rsidDel="00AC6DBC">
          <w:delText xml:space="preserve">rudarenja </w:delText>
        </w:r>
      </w:del>
    </w:p>
    <w:p w14:paraId="41A86605" w14:textId="479FBF5F" w:rsidR="00BC01B7" w:rsidRDefault="00BC01B7" w:rsidP="00BC01B7">
      <w:pPr>
        <w:keepNext/>
        <w:ind w:firstLine="0"/>
        <w:jc w:val="center"/>
      </w:pPr>
      <w:r>
        <w:rPr>
          <w:noProof/>
        </w:rPr>
        <w:drawing>
          <wp:inline distT="0" distB="0" distL="0" distR="0" wp14:anchorId="1FEA51AD" wp14:editId="7B4C2F56">
            <wp:extent cx="5695950" cy="2312203"/>
            <wp:effectExtent l="0" t="0" r="0" b="0"/>
            <wp:docPr id="2" name="Picture 2" descr="Data Mining Process[4]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Process[4]Â "/>
                    <pic:cNvPicPr>
                      <a:picLocks noChangeAspect="1" noChangeArrowheads="1"/>
                    </pic:cNvPicPr>
                  </pic:nvPicPr>
                  <pic:blipFill rotWithShape="1">
                    <a:blip r:embed="rId11">
                      <a:extLst>
                        <a:ext uri="{28A0092B-C50C-407E-A947-70E740481C1C}">
                          <a14:useLocalDpi xmlns:a14="http://schemas.microsoft.com/office/drawing/2010/main" val="0"/>
                        </a:ext>
                      </a:extLst>
                    </a:blip>
                    <a:srcRect l="1654"/>
                    <a:stretch/>
                  </pic:blipFill>
                  <pic:spPr bwMode="auto">
                    <a:xfrm>
                      <a:off x="0" y="0"/>
                      <a:ext cx="5839118" cy="2370320"/>
                    </a:xfrm>
                    <a:prstGeom prst="rect">
                      <a:avLst/>
                    </a:prstGeom>
                    <a:noFill/>
                    <a:ln>
                      <a:noFill/>
                    </a:ln>
                    <a:extLst>
                      <a:ext uri="{53640926-AAD7-44D8-BBD7-CCE9431645EC}">
                        <a14:shadowObscured xmlns:a14="http://schemas.microsoft.com/office/drawing/2010/main"/>
                      </a:ext>
                    </a:extLst>
                  </pic:spPr>
                </pic:pic>
              </a:graphicData>
            </a:graphic>
          </wp:inline>
        </w:drawing>
      </w:r>
    </w:p>
    <w:p w14:paraId="745E931F" w14:textId="0C7DB9FF" w:rsidR="00BC01B7" w:rsidRPr="001063CE" w:rsidRDefault="00BC01B7" w:rsidP="00BC01B7">
      <w:pPr>
        <w:pStyle w:val="Caption"/>
        <w:ind w:firstLine="0"/>
        <w:jc w:val="center"/>
        <w:rPr>
          <w:sz w:val="20"/>
        </w:rPr>
      </w:pPr>
      <w:bookmarkStart w:id="735" w:name="_Toc532138234"/>
      <w:r w:rsidRPr="001063CE">
        <w:rPr>
          <w:sz w:val="20"/>
        </w:rPr>
        <w:t xml:space="preserve">Slika </w:t>
      </w:r>
      <w:r w:rsidRPr="001063CE">
        <w:rPr>
          <w:sz w:val="20"/>
        </w:rPr>
        <w:fldChar w:fldCharType="begin"/>
      </w:r>
      <w:r w:rsidRPr="001063CE">
        <w:rPr>
          <w:sz w:val="20"/>
        </w:rPr>
        <w:instrText xml:space="preserve"> SEQ Slika \* ARABIC </w:instrText>
      </w:r>
      <w:r w:rsidRPr="001063CE">
        <w:rPr>
          <w:sz w:val="20"/>
        </w:rPr>
        <w:fldChar w:fldCharType="separate"/>
      </w:r>
      <w:r w:rsidR="00895B34">
        <w:rPr>
          <w:noProof/>
          <w:sz w:val="20"/>
        </w:rPr>
        <w:t>1</w:t>
      </w:r>
      <w:r w:rsidRPr="001063CE">
        <w:rPr>
          <w:sz w:val="20"/>
        </w:rPr>
        <w:fldChar w:fldCharType="end"/>
      </w:r>
      <w:r w:rsidRPr="001063CE">
        <w:rPr>
          <w:sz w:val="20"/>
        </w:rPr>
        <w:t xml:space="preserve"> Dijagram </w:t>
      </w:r>
      <w:r w:rsidR="00875236">
        <w:rPr>
          <w:sz w:val="20"/>
        </w:rPr>
        <w:t xml:space="preserve">procesa dubinske analize </w:t>
      </w:r>
      <w:r w:rsidRPr="001063CE">
        <w:rPr>
          <w:sz w:val="20"/>
        </w:rPr>
        <w:t>podataka</w:t>
      </w:r>
      <w:bookmarkEnd w:id="735"/>
    </w:p>
    <w:p w14:paraId="687A3AA0" w14:textId="01874E7A" w:rsidR="00913B93" w:rsidRDefault="00913B93" w:rsidP="00BC01B7">
      <w:r>
        <w:t>Proces dubinske analize podataka</w:t>
      </w:r>
      <w:r w:rsidR="00B479BC">
        <w:t xml:space="preserve"> je dugotrajan i ne postoji univerzalno rješenje. Svaki set podataka zahtjeva poseban način obrade, no </w:t>
      </w:r>
      <w:r>
        <w:t>može se podijeliti na nekoliko segmenata, a to su redom</w:t>
      </w:r>
      <w:r w:rsidR="00B479BC">
        <w:t>:</w:t>
      </w:r>
    </w:p>
    <w:p w14:paraId="03554DF1" w14:textId="77777777" w:rsidR="00913B93" w:rsidRDefault="00913B93">
      <w:pPr>
        <w:pStyle w:val="ListParagraph"/>
        <w:numPr>
          <w:ilvl w:val="0"/>
          <w:numId w:val="11"/>
        </w:numPr>
        <w:pPrChange w:id="736" w:author="Kristijan Vrabec (kvrabec)" w:date="2018-12-08T16:57:00Z">
          <w:pPr>
            <w:pStyle w:val="ListParagraph"/>
            <w:numPr>
              <w:numId w:val="16"/>
            </w:numPr>
            <w:tabs>
              <w:tab w:val="num" w:pos="360"/>
              <w:tab w:val="num" w:pos="720"/>
            </w:tabs>
            <w:ind w:hanging="720"/>
          </w:pPr>
        </w:pPrChange>
      </w:pPr>
      <w:r>
        <w:t>Prikupljanje podataka</w:t>
      </w:r>
    </w:p>
    <w:p w14:paraId="55346096" w14:textId="183AD120" w:rsidR="00913B93" w:rsidRDefault="00C4178A">
      <w:pPr>
        <w:pStyle w:val="ListParagraph"/>
        <w:numPr>
          <w:ilvl w:val="0"/>
          <w:numId w:val="11"/>
        </w:numPr>
        <w:pPrChange w:id="737" w:author="Kristijan Vrabec (kvrabec)" w:date="2018-12-08T16:57:00Z">
          <w:pPr>
            <w:pStyle w:val="ListParagraph"/>
            <w:numPr>
              <w:numId w:val="16"/>
            </w:numPr>
            <w:tabs>
              <w:tab w:val="num" w:pos="360"/>
              <w:tab w:val="num" w:pos="720"/>
            </w:tabs>
            <w:ind w:hanging="720"/>
          </w:pPr>
        </w:pPrChange>
      </w:pPr>
      <w:ins w:id="738" w:author="Kristijan Vrabec (kvrabec)" w:date="2018-12-08T17:03:00Z">
        <w:r>
          <w:t>Izdvajanje</w:t>
        </w:r>
        <w:r w:rsidRPr="00A40E36">
          <w:t xml:space="preserve"> </w:t>
        </w:r>
      </w:ins>
      <w:del w:id="739" w:author="Kristijan Vrabec (kvrabec)" w:date="2018-12-08T17:03:00Z">
        <w:r w:rsidR="00913B93" w:rsidDel="00C4178A">
          <w:delText xml:space="preserve">Filtriranje/selekcija </w:delText>
        </w:r>
      </w:del>
      <w:r w:rsidR="00913B93">
        <w:t>podataka</w:t>
      </w:r>
    </w:p>
    <w:p w14:paraId="6D5D9207" w14:textId="265DEE3C" w:rsidR="00913B93" w:rsidRDefault="00913B93">
      <w:pPr>
        <w:pStyle w:val="ListParagraph"/>
        <w:numPr>
          <w:ilvl w:val="0"/>
          <w:numId w:val="11"/>
        </w:numPr>
        <w:pPrChange w:id="740" w:author="Kristijan Vrabec (kvrabec)" w:date="2018-12-08T16:57:00Z">
          <w:pPr>
            <w:pStyle w:val="ListParagraph"/>
            <w:numPr>
              <w:numId w:val="16"/>
            </w:numPr>
            <w:tabs>
              <w:tab w:val="num" w:pos="360"/>
              <w:tab w:val="num" w:pos="720"/>
            </w:tabs>
            <w:ind w:hanging="720"/>
          </w:pPr>
        </w:pPrChange>
      </w:pPr>
      <w:bookmarkStart w:id="741" w:name="_Hlk531955109"/>
      <w:r>
        <w:t>Normalizacija podataka</w:t>
      </w:r>
    </w:p>
    <w:p w14:paraId="7C89488A" w14:textId="6CA64FA1" w:rsidR="00913B93" w:rsidRDefault="00B479BC">
      <w:pPr>
        <w:pStyle w:val="ListParagraph"/>
        <w:numPr>
          <w:ilvl w:val="0"/>
          <w:numId w:val="11"/>
        </w:numPr>
        <w:pPrChange w:id="742" w:author="Kristijan Vrabec (kvrabec)" w:date="2018-12-08T16:57:00Z">
          <w:pPr>
            <w:pStyle w:val="ListParagraph"/>
            <w:numPr>
              <w:numId w:val="16"/>
            </w:numPr>
            <w:tabs>
              <w:tab w:val="num" w:pos="360"/>
              <w:tab w:val="num" w:pos="720"/>
            </w:tabs>
            <w:ind w:hanging="720"/>
          </w:pPr>
        </w:pPrChange>
      </w:pPr>
      <w:bookmarkStart w:id="743" w:name="_Hlk531961853"/>
      <w:bookmarkEnd w:id="741"/>
      <w:r>
        <w:t>Obrada podataka</w:t>
      </w:r>
    </w:p>
    <w:bookmarkEnd w:id="743"/>
    <w:p w14:paraId="4349BBDD" w14:textId="740C4D39" w:rsidR="00B479BC" w:rsidRDefault="00B479BC">
      <w:pPr>
        <w:pStyle w:val="ListParagraph"/>
        <w:numPr>
          <w:ilvl w:val="0"/>
          <w:numId w:val="11"/>
        </w:numPr>
        <w:pPrChange w:id="744" w:author="Kristijan Vrabec (kvrabec)" w:date="2018-12-08T16:57:00Z">
          <w:pPr>
            <w:pStyle w:val="ListParagraph"/>
            <w:numPr>
              <w:numId w:val="16"/>
            </w:numPr>
            <w:tabs>
              <w:tab w:val="num" w:pos="360"/>
              <w:tab w:val="num" w:pos="720"/>
            </w:tabs>
            <w:ind w:hanging="720"/>
          </w:pPr>
        </w:pPrChange>
      </w:pPr>
      <w:r>
        <w:t>Analiza podataka</w:t>
      </w:r>
    </w:p>
    <w:p w14:paraId="16FB7646" w14:textId="0E580714" w:rsidR="007C24DB" w:rsidRDefault="00B479BC">
      <w:pPr>
        <w:pStyle w:val="ListParagraph"/>
        <w:numPr>
          <w:ilvl w:val="0"/>
          <w:numId w:val="11"/>
        </w:numPr>
        <w:rPr>
          <w:ins w:id="745" w:author="Kristijan Vrabec (kvrabec)" w:date="2018-12-09T17:39:00Z"/>
        </w:rPr>
      </w:pPr>
      <w:r>
        <w:t xml:space="preserve">Izvlačenje </w:t>
      </w:r>
      <w:r w:rsidR="000A4B38">
        <w:t>znanja</w:t>
      </w:r>
    </w:p>
    <w:p w14:paraId="62143BF1" w14:textId="77777777" w:rsidR="007C24DB" w:rsidRDefault="007C24DB">
      <w:pPr>
        <w:spacing w:after="160" w:line="259" w:lineRule="auto"/>
        <w:ind w:firstLine="0"/>
        <w:jc w:val="left"/>
        <w:rPr>
          <w:ins w:id="746" w:author="Kristijan Vrabec (kvrabec)" w:date="2018-12-09T17:39:00Z"/>
        </w:rPr>
      </w:pPr>
      <w:ins w:id="747" w:author="Kristijan Vrabec (kvrabec)" w:date="2018-12-09T17:39:00Z">
        <w:r>
          <w:br w:type="page"/>
        </w:r>
      </w:ins>
    </w:p>
    <w:p w14:paraId="7C7E24D5" w14:textId="23BB6C18" w:rsidR="00B479BC" w:rsidDel="007C24DB" w:rsidRDefault="00B479BC">
      <w:pPr>
        <w:ind w:firstLine="0"/>
        <w:rPr>
          <w:del w:id="748" w:author="Kristijan Vrabec (kvrabec)" w:date="2018-12-09T17:39:00Z"/>
        </w:rPr>
        <w:pPrChange w:id="749" w:author="Kristijan Vrabec (kvrabec)" w:date="2018-12-09T17:39:00Z">
          <w:pPr>
            <w:pStyle w:val="ListParagraph"/>
            <w:numPr>
              <w:numId w:val="16"/>
            </w:numPr>
            <w:tabs>
              <w:tab w:val="num" w:pos="360"/>
              <w:tab w:val="num" w:pos="720"/>
            </w:tabs>
            <w:ind w:hanging="720"/>
          </w:pPr>
        </w:pPrChange>
      </w:pPr>
      <w:bookmarkStart w:id="750" w:name="_Toc532143564"/>
      <w:bookmarkStart w:id="751" w:name="_Toc532146679"/>
      <w:bookmarkStart w:id="752" w:name="_Toc532146906"/>
      <w:bookmarkStart w:id="753" w:name="_Toc532146975"/>
      <w:bookmarkStart w:id="754" w:name="_Toc532147197"/>
      <w:bookmarkStart w:id="755" w:name="_Toc532147281"/>
      <w:bookmarkStart w:id="756" w:name="_Toc532147362"/>
      <w:bookmarkStart w:id="757" w:name="_Toc532147434"/>
      <w:bookmarkStart w:id="758" w:name="_Toc532147506"/>
      <w:bookmarkStart w:id="759" w:name="_Toc532147590"/>
      <w:bookmarkStart w:id="760" w:name="_Toc532147662"/>
      <w:bookmarkStart w:id="761" w:name="_Toc532147746"/>
      <w:bookmarkStart w:id="762" w:name="_Toc532147830"/>
      <w:bookmarkStart w:id="763" w:name="_Toc532147902"/>
      <w:bookmarkStart w:id="764" w:name="_Toc532147986"/>
      <w:bookmarkStart w:id="765" w:name="_Toc532148070"/>
      <w:bookmarkStart w:id="766" w:name="_Toc532148151"/>
      <w:bookmarkStart w:id="767" w:name="_Toc532148223"/>
      <w:bookmarkStart w:id="768" w:name="_Toc532148282"/>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p>
    <w:p w14:paraId="5689C76A" w14:textId="2C661364" w:rsidR="00B479BC" w:rsidRDefault="00B479BC" w:rsidP="00B479BC">
      <w:pPr>
        <w:pStyle w:val="Heading3"/>
      </w:pPr>
      <w:bookmarkStart w:id="769" w:name="_Toc532148283"/>
      <w:r>
        <w:t>Prikupljanje podataka</w:t>
      </w:r>
      <w:bookmarkEnd w:id="769"/>
    </w:p>
    <w:p w14:paraId="33212F19" w14:textId="45C1CDB4" w:rsidR="00AF4A76" w:rsidRDefault="00BC01B7" w:rsidP="00BC01B7">
      <w:r>
        <w:t xml:space="preserve">Proces </w:t>
      </w:r>
      <w:del w:id="770" w:author="Kristijan Vrabec (kvrabec)" w:date="2018-12-09T17:32:00Z">
        <w:r w:rsidDel="007C24DB">
          <w:delText xml:space="preserve">rudarenja </w:delText>
        </w:r>
      </w:del>
      <w:ins w:id="771" w:author="Kristijan Vrabec (kvrabec)" w:date="2018-12-09T17:32:00Z">
        <w:r w:rsidR="007C24DB">
          <w:t xml:space="preserve">dubinske analize </w:t>
        </w:r>
      </w:ins>
      <w:r>
        <w:t xml:space="preserve">podataka započinje pronalaženjem odgovarajućeg izvora </w:t>
      </w:r>
      <w:r w:rsidR="00B479BC">
        <w:t>i prikupljanjem podataka s njega</w:t>
      </w:r>
      <w:r w:rsidR="00AF4A76">
        <w:t>. Što je izvor čišći, tj. što manje netočnih i nebitnih riječi ima, to će proces dubinske analize podataka biti točniji i učinkovitiji.</w:t>
      </w:r>
      <w:r w:rsidR="00A30248">
        <w:t xml:space="preserve"> Potrebno obratiti pozornost na privatnost podataka, tj. jesmo li autorizirani koristiti te podatke, te ako jesmo, u koje svrhe ih smijemo koristiti.</w:t>
      </w:r>
      <w:r w:rsidR="00AF4A76">
        <w:t xml:space="preserve"> Neki od mogućih izvora podataka su:</w:t>
      </w:r>
    </w:p>
    <w:p w14:paraId="68A90835" w14:textId="5DB36F18" w:rsidR="00AF4A76" w:rsidRDefault="00370B64">
      <w:pPr>
        <w:pStyle w:val="ListParagraph"/>
        <w:numPr>
          <w:ilvl w:val="0"/>
          <w:numId w:val="12"/>
        </w:numPr>
        <w:pPrChange w:id="772" w:author="Kristijan Vrabec (kvrabec)" w:date="2018-12-08T16:57:00Z">
          <w:pPr>
            <w:pStyle w:val="ListParagraph"/>
            <w:numPr>
              <w:numId w:val="17"/>
            </w:numPr>
            <w:tabs>
              <w:tab w:val="num" w:pos="360"/>
              <w:tab w:val="num" w:pos="720"/>
            </w:tabs>
            <w:ind w:hanging="720"/>
          </w:pPr>
        </w:pPrChange>
      </w:pPr>
      <w:r>
        <w:t>Publikacije</w:t>
      </w:r>
      <w:r w:rsidR="00AF4A76">
        <w:t xml:space="preserve"> (knjige, časopisi, novine)</w:t>
      </w:r>
    </w:p>
    <w:p w14:paraId="37ACBBB6" w14:textId="77777777" w:rsidR="00AF4A76" w:rsidRDefault="00AF4A76">
      <w:pPr>
        <w:pStyle w:val="ListParagraph"/>
        <w:numPr>
          <w:ilvl w:val="0"/>
          <w:numId w:val="12"/>
        </w:numPr>
        <w:pPrChange w:id="773" w:author="Kristijan Vrabec (kvrabec)" w:date="2018-12-08T16:57:00Z">
          <w:pPr>
            <w:pStyle w:val="ListParagraph"/>
            <w:numPr>
              <w:numId w:val="17"/>
            </w:numPr>
            <w:tabs>
              <w:tab w:val="num" w:pos="360"/>
              <w:tab w:val="num" w:pos="720"/>
            </w:tabs>
            <w:ind w:hanging="720"/>
          </w:pPr>
        </w:pPrChange>
      </w:pPr>
      <w:r>
        <w:t>Ankete (telefonske, papirnate, online)</w:t>
      </w:r>
    </w:p>
    <w:p w14:paraId="334BBB91" w14:textId="1CC8953D" w:rsidR="000A78F3" w:rsidRDefault="00AF4A76">
      <w:pPr>
        <w:pStyle w:val="ListParagraph"/>
        <w:numPr>
          <w:ilvl w:val="0"/>
          <w:numId w:val="12"/>
        </w:numPr>
        <w:pPrChange w:id="774" w:author="Kristijan Vrabec (kvrabec)" w:date="2018-12-08T16:57:00Z">
          <w:pPr>
            <w:pStyle w:val="ListParagraph"/>
            <w:numPr>
              <w:numId w:val="17"/>
            </w:numPr>
            <w:tabs>
              <w:tab w:val="num" w:pos="360"/>
              <w:tab w:val="num" w:pos="720"/>
            </w:tabs>
            <w:ind w:hanging="720"/>
          </w:pPr>
        </w:pPrChange>
      </w:pPr>
      <w:r>
        <w:t xml:space="preserve">Internet (web stranice, </w:t>
      </w:r>
      <w:r w:rsidR="00A40E36">
        <w:t>podatkovni</w:t>
      </w:r>
      <w:r>
        <w:t xml:space="preserve"> setovi)</w:t>
      </w:r>
    </w:p>
    <w:p w14:paraId="087068AA" w14:textId="358ACCD3" w:rsidR="008968E1" w:rsidRDefault="00370B64" w:rsidP="008968E1">
      <w:r>
        <w:t>Publikacije</w:t>
      </w:r>
      <w:r w:rsidR="008968E1">
        <w:t xml:space="preserve"> su najsigurniji izvori podataka, </w:t>
      </w:r>
      <w:del w:id="775" w:author="Kristijan Vrabec (kvrabec)" w:date="2018-12-08T17:02:00Z">
        <w:r w:rsidR="008968E1" w:rsidDel="00C4178A">
          <w:delText>pošto netko vodi računa da</w:delText>
        </w:r>
      </w:del>
      <w:ins w:id="776" w:author="Kristijan Vrabec (kvrabec)" w:date="2018-12-08T17:02:00Z">
        <w:r w:rsidR="00C4178A">
          <w:t>jer</w:t>
        </w:r>
      </w:ins>
      <w:r w:rsidR="008968E1">
        <w:t xml:space="preserve"> su podaci koji se nalaze u knjigama i novinama uglavnom gramatički i pravopisno točni. </w:t>
      </w:r>
      <w:r>
        <w:t>U takve izvore podataka ulaze i s</w:t>
      </w:r>
      <w:r w:rsidR="008968E1">
        <w:t>tare knjige koje se digitaliziraju kako bi se očuvala djela autora i kulturna baštin</w:t>
      </w:r>
      <w:r>
        <w:t>a</w:t>
      </w:r>
      <w:r w:rsidR="00B11A8B">
        <w:t xml:space="preserve"> te se kasnije javno objavljuju u edukativne svrhe</w:t>
      </w:r>
      <w:r w:rsidR="008968E1">
        <w:t xml:space="preserve">. </w:t>
      </w:r>
      <w:r w:rsidR="00B11A8B">
        <w:t xml:space="preserve">Najbolji primjer takvih </w:t>
      </w:r>
      <w:r w:rsidR="00476CD1">
        <w:t>starih</w:t>
      </w:r>
      <w:r w:rsidR="00B11A8B">
        <w:t xml:space="preserve"> digitaliziranih djela se nalazi u NLTK</w:t>
      </w:r>
      <w:r w:rsidR="00CA4756">
        <w:rPr>
          <w:rStyle w:val="FootnoteReference"/>
        </w:rPr>
        <w:footnoteReference w:id="2"/>
      </w:r>
      <w:r w:rsidR="00B11A8B">
        <w:t xml:space="preserve"> biblioteci u Python programskom jeziku, gdje se nalaze djela poput „</w:t>
      </w:r>
      <w:proofErr w:type="spellStart"/>
      <w:r w:rsidR="00B11A8B">
        <w:t>Moby</w:t>
      </w:r>
      <w:proofErr w:type="spellEnd"/>
      <w:r w:rsidR="00B11A8B">
        <w:t xml:space="preserve"> </w:t>
      </w:r>
      <w:proofErr w:type="spellStart"/>
      <w:r w:rsidR="00B11A8B">
        <w:t>Dick</w:t>
      </w:r>
      <w:proofErr w:type="spellEnd"/>
      <w:r w:rsidR="00B11A8B">
        <w:t>“</w:t>
      </w:r>
      <w:r w:rsidR="00CA4756">
        <w:t>-a</w:t>
      </w:r>
      <w:r w:rsidR="00B11A8B">
        <w:t xml:space="preserve">. </w:t>
      </w:r>
    </w:p>
    <w:p w14:paraId="6B6043F6" w14:textId="1D853CCB" w:rsidR="00A40E36" w:rsidRDefault="008968E1" w:rsidP="008968E1">
      <w:r>
        <w:t xml:space="preserve">Ankete su dobri izvori podataka ako se traži nečije mišljenje ili stajalište o </w:t>
      </w:r>
      <w:del w:id="777" w:author="Kristijan Vrabec (kvrabec)" w:date="2018-12-08T17:02:00Z">
        <w:r w:rsidDel="00C4178A">
          <w:delText>nečemu</w:delText>
        </w:r>
      </w:del>
      <w:ins w:id="778" w:author="Kristijan Vrabec (kvrabec)" w:date="2018-12-08T17:02:00Z">
        <w:r w:rsidR="00C4178A">
          <w:t>nek</w:t>
        </w:r>
      </w:ins>
      <w:ins w:id="779" w:author="Kristijan Vrabec (kvrabec)" w:date="2018-12-08T17:03:00Z">
        <w:r w:rsidR="00C4178A">
          <w:t>oj temi</w:t>
        </w:r>
      </w:ins>
      <w:r>
        <w:t xml:space="preserve">. Ispunjavaju ih ljudi te se ti podaci kasnije koriste kako bi se npr. unaprijedila neka usluga ili proizvod. Problem kod takvog izvora podataka je nepotpunost podataka, jer korisnici uglavnom ne ispune anketu na željeni način ili daju lažne podatke što utječe na krajnji rezultat. </w:t>
      </w:r>
    </w:p>
    <w:p w14:paraId="6E00FC64" w14:textId="6C47560C" w:rsidR="008968E1" w:rsidRDefault="008968E1" w:rsidP="008968E1">
      <w:r>
        <w:t>Na kraju, Internet je najdostupniji i najlakši izvor podataka, no i najnesigurniji. Nitko ne garantira da su podaci preuzeti sa interneta točni i potpuni. Kao primjer se može pogledati stranica „Wikipedia“, koja je uglavnom glavni izvor podataka i informacija za većinu ljudi. Iako postoje ljudi koji se brinu za ispravnost sadržaja, mogućnost da svaki korisnik upisuje podatke i informacije na stranici ostavlja veliku mogućnost da ti podaci neće biti</w:t>
      </w:r>
      <w:r w:rsidR="00A40E36">
        <w:t xml:space="preserve"> u potpunosti</w:t>
      </w:r>
      <w:r>
        <w:t xml:space="preserve"> točni. No postoje razne stranice koje nude gotove setove podataka za razne potrebe, poput „UCI“, „</w:t>
      </w:r>
      <w:proofErr w:type="spellStart"/>
      <w:ins w:id="780" w:author="Kristijan Vrabec (kvrabec)" w:date="2018-12-09T21:04:00Z">
        <w:r w:rsidR="002B7510">
          <w:t>GloVe</w:t>
        </w:r>
        <w:proofErr w:type="spellEnd"/>
        <w:r w:rsidR="002B7510" w:rsidRPr="0011410C" w:rsidDel="002B7510">
          <w:t xml:space="preserve"> </w:t>
        </w:r>
      </w:ins>
      <w:del w:id="781" w:author="Kristijan Vrabec (kvrabec)" w:date="2018-12-09T21:04:00Z">
        <w:r w:rsidRPr="0011410C" w:rsidDel="002B7510">
          <w:delText>Kaggle</w:delText>
        </w:r>
      </w:del>
      <w:r>
        <w:t xml:space="preserve">“, „Google“… Setovi podataka sa takvih izvora su puno sigurniji odabir </w:t>
      </w:r>
      <w:r w:rsidR="00A40E36">
        <w:t xml:space="preserve">pošto su podaci uglavnom već formatirani i spremni za čitanje. Te podatke je netko pripremio i obradio kako bi se </w:t>
      </w:r>
      <w:r w:rsidR="00A40E36">
        <w:lastRenderedPageBreak/>
        <w:t>koristili u svrhu edukacije i raznih istraživanja, te se kasnije javno objavio. Takvi podaci uglavnom sadrže vrlo malo grešaka.</w:t>
      </w:r>
    </w:p>
    <w:p w14:paraId="608E927B" w14:textId="7E37EFB4" w:rsidR="00A40E36" w:rsidRDefault="00A40E36" w:rsidP="00A40E36">
      <w:pPr>
        <w:pStyle w:val="Heading3"/>
      </w:pPr>
      <w:del w:id="782" w:author="Kristijan Vrabec (kvrabec)" w:date="2018-12-08T17:03:00Z">
        <w:r w:rsidRPr="00A40E36" w:rsidDel="00C4178A">
          <w:delText>Filtriranje/selekcija</w:delText>
        </w:r>
      </w:del>
      <w:bookmarkStart w:id="783" w:name="_Toc532148284"/>
      <w:ins w:id="784" w:author="Kristijan Vrabec (kvrabec)" w:date="2018-12-08T17:03:00Z">
        <w:r w:rsidR="00C4178A">
          <w:t>Izdvajanje</w:t>
        </w:r>
      </w:ins>
      <w:r w:rsidRPr="00A40E36">
        <w:t xml:space="preserve"> podataka</w:t>
      </w:r>
      <w:bookmarkEnd w:id="783"/>
    </w:p>
    <w:p w14:paraId="3CEBBD23" w14:textId="464C3EAD" w:rsidR="004A026F" w:rsidRDefault="00BB482C" w:rsidP="00BC01B7">
      <w:r>
        <w:t>Nakon prikupljanja</w:t>
      </w:r>
      <w:r w:rsidR="0036468C">
        <w:t>, potrebno je selektirati željene podatke</w:t>
      </w:r>
      <w:r w:rsidR="00BC01B7">
        <w:t xml:space="preserve">. </w:t>
      </w:r>
      <w:r w:rsidR="0036468C">
        <w:t>Ako je prikupljen gotov set podataka,</w:t>
      </w:r>
      <w:r w:rsidR="004A026F">
        <w:t xml:space="preserve"> odnosno podaci su strukturirani,</w:t>
      </w:r>
      <w:r w:rsidR="0036468C">
        <w:t xml:space="preserve"> takvi setovi podataka su često multifunkcionalni i mogu se koristiti u različite namjene. Stoga je potrebno iz tog seta izvući </w:t>
      </w:r>
      <w:r w:rsidR="004A026F">
        <w:t>potrebne podatke.</w:t>
      </w:r>
      <w:r w:rsidR="0036468C">
        <w:t xml:space="preserve"> </w:t>
      </w:r>
    </w:p>
    <w:p w14:paraId="6B3F0D23" w14:textId="26D627AB" w:rsidR="00BC01B7" w:rsidRDefault="00BC01B7" w:rsidP="00BC01B7">
      <w:r>
        <w:t xml:space="preserve">Ako pak ne postoji struktura podataka, što je slučaj kod </w:t>
      </w:r>
      <w:r w:rsidR="004A026F">
        <w:t>prikupljanja podataka koji nije podatkovni set, tada je potrebno kreirati vlastitu strukturu podataka prema kojoj će se selektirati podaci. Ovaj korak se najviše dotiče sa web stranicama. Preuzimanje podataka s web stranica uključuje preuzimanje HTML</w:t>
      </w:r>
      <w:r w:rsidR="00E868AE">
        <w:rPr>
          <w:rStyle w:val="FootnoteReference"/>
        </w:rPr>
        <w:footnoteReference w:id="3"/>
      </w:r>
      <w:r w:rsidR="004A026F">
        <w:t xml:space="preserve"> koda stranice</w:t>
      </w:r>
      <w:r w:rsidR="002802F6">
        <w:t xml:space="preserve">, te </w:t>
      </w:r>
      <w:r>
        <w:t>je potrebno izbaciti nebitne elemente iz HTML koda, poput skripti i meta podataka</w:t>
      </w:r>
      <w:r w:rsidR="002802F6">
        <w:t>.</w:t>
      </w:r>
      <w:r>
        <w:t xml:space="preserve"> </w:t>
      </w:r>
      <w:r w:rsidR="002802F6">
        <w:t xml:space="preserve">Potrebno je </w:t>
      </w:r>
      <w:r>
        <w:t xml:space="preserve">selektirati samo podatke koji imaju </w:t>
      </w:r>
      <w:r w:rsidR="002802F6">
        <w:t xml:space="preserve">neki </w:t>
      </w:r>
      <w:r>
        <w:t>značaj.</w:t>
      </w:r>
    </w:p>
    <w:p w14:paraId="2B224107" w14:textId="33E9E84D" w:rsidR="002802F6" w:rsidRDefault="002802F6" w:rsidP="002802F6">
      <w:pPr>
        <w:keepNext/>
        <w:ind w:firstLine="0"/>
      </w:pPr>
      <w:r>
        <w:rPr>
          <w:noProof/>
        </w:rPr>
        <w:drawing>
          <wp:inline distT="0" distB="0" distL="0" distR="0" wp14:anchorId="5FCE8C8D" wp14:editId="4D9A7E3F">
            <wp:extent cx="576072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1246"/>
                    <a:stretch/>
                  </pic:blipFill>
                  <pic:spPr bwMode="auto">
                    <a:xfrm>
                      <a:off x="0" y="0"/>
                      <a:ext cx="5760720" cy="1352550"/>
                    </a:xfrm>
                    <a:prstGeom prst="rect">
                      <a:avLst/>
                    </a:prstGeom>
                    <a:ln>
                      <a:noFill/>
                    </a:ln>
                    <a:extLst>
                      <a:ext uri="{53640926-AAD7-44D8-BBD7-CCE9431645EC}">
                        <a14:shadowObscured xmlns:a14="http://schemas.microsoft.com/office/drawing/2010/main"/>
                      </a:ext>
                    </a:extLst>
                  </pic:spPr>
                </pic:pic>
              </a:graphicData>
            </a:graphic>
          </wp:inline>
        </w:drawing>
      </w:r>
    </w:p>
    <w:p w14:paraId="24EE0574" w14:textId="6EBE9F9B" w:rsidR="002802F6" w:rsidRPr="002802F6" w:rsidRDefault="002802F6" w:rsidP="002802F6">
      <w:pPr>
        <w:pStyle w:val="Caption"/>
        <w:ind w:firstLine="0"/>
        <w:jc w:val="center"/>
        <w:rPr>
          <w:sz w:val="20"/>
        </w:rPr>
      </w:pPr>
      <w:bookmarkStart w:id="785" w:name="_Toc532138235"/>
      <w:r w:rsidRPr="002802F6">
        <w:rPr>
          <w:sz w:val="20"/>
        </w:rPr>
        <w:t xml:space="preserve">Slika </w:t>
      </w:r>
      <w:r w:rsidRPr="002802F6">
        <w:rPr>
          <w:sz w:val="20"/>
        </w:rPr>
        <w:fldChar w:fldCharType="begin"/>
      </w:r>
      <w:r w:rsidRPr="002802F6">
        <w:rPr>
          <w:sz w:val="20"/>
        </w:rPr>
        <w:instrText xml:space="preserve"> SEQ Slika \* ARABIC </w:instrText>
      </w:r>
      <w:r w:rsidRPr="002802F6">
        <w:rPr>
          <w:sz w:val="20"/>
        </w:rPr>
        <w:fldChar w:fldCharType="separate"/>
      </w:r>
      <w:r w:rsidR="00895B34">
        <w:rPr>
          <w:noProof/>
          <w:sz w:val="20"/>
        </w:rPr>
        <w:t>2</w:t>
      </w:r>
      <w:r w:rsidRPr="002802F6">
        <w:rPr>
          <w:sz w:val="20"/>
        </w:rPr>
        <w:fldChar w:fldCharType="end"/>
      </w:r>
      <w:r w:rsidRPr="002802F6">
        <w:rPr>
          <w:sz w:val="20"/>
        </w:rPr>
        <w:t xml:space="preserve"> Primjer HTML koda sa "nebitnim" podacima</w:t>
      </w:r>
      <w:bookmarkEnd w:id="785"/>
    </w:p>
    <w:p w14:paraId="789392EE" w14:textId="44A493D4" w:rsidR="00D12F40" w:rsidRDefault="004567DE" w:rsidP="00D12F40">
      <w:pPr>
        <w:pStyle w:val="Heading3"/>
      </w:pPr>
      <w:bookmarkStart w:id="786" w:name="_Toc532148285"/>
      <w:r w:rsidRPr="004567DE">
        <w:t>Normalizacija podataka</w:t>
      </w:r>
      <w:bookmarkEnd w:id="786"/>
    </w:p>
    <w:p w14:paraId="154DD606" w14:textId="77777777" w:rsidR="006D1769" w:rsidRDefault="007E7990" w:rsidP="00D12F40">
      <w:r>
        <w:t>Mnoge riječi imaju isto značenje, isto se čitaju, no drugačije se pišu. Primjerice, riječ „Coca-Cola“ možemo napisati na nekoliko različitih načina: „Coca-Cola“, „Coca-cola“, „Coca Cola“, „Coca cola“, “Cola“ … Sve te riječi imaju isto značenje, odnosno fonološki sve su riječi iste, no grafološki gledano, možemo primijetiti očigledne razlike u vidu velikog i malog slova, te spojnice (</w:t>
      </w:r>
      <w:r w:rsidR="006D1769">
        <w:t>crtica</w:t>
      </w:r>
      <w:r>
        <w:t xml:space="preserve"> koji spaja dvije riječi). </w:t>
      </w:r>
      <w:r w:rsidR="003223C3">
        <w:t>Ovo je sam je</w:t>
      </w:r>
      <w:r w:rsidR="006D1769">
        <w:t xml:space="preserve">dan od primjera gdje normalizacija podataka povećava točnost krajnjeg rezultata. Takvi se podaci često moraju ručno tražiti i ispravljati. Također, u gornjem primjeru možemo </w:t>
      </w:r>
      <w:r w:rsidR="006D1769">
        <w:lastRenderedPageBreak/>
        <w:t xml:space="preserve">vidjeti i razliku velikog i malog slova, čime „Coca cola“ neće biti jednako „Coca Cola“. Taj se problem rješava tako da se sve riječi svedu na mala slova. </w:t>
      </w:r>
    </w:p>
    <w:p w14:paraId="1D16F3FE" w14:textId="77777777" w:rsidR="00FB0A7E" w:rsidRDefault="006D1769" w:rsidP="00D12F40">
      <w:r>
        <w:t>Dijakritički znakovi</w:t>
      </w:r>
      <w:r w:rsidR="00E868AE">
        <w:rPr>
          <w:rStyle w:val="FootnoteReference"/>
        </w:rPr>
        <w:footnoteReference w:id="4"/>
      </w:r>
      <w:r>
        <w:t xml:space="preserve"> također predstavlja</w:t>
      </w:r>
      <w:r w:rsidR="004F6673">
        <w:t xml:space="preserve">ju problem. </w:t>
      </w:r>
      <w:r>
        <w:t xml:space="preserve"> </w:t>
      </w:r>
      <w:r w:rsidR="004F6673">
        <w:t xml:space="preserve">Na primjer „Luka Modrić“ se  često može vidjeti da kao „Luka </w:t>
      </w:r>
      <w:proofErr w:type="spellStart"/>
      <w:r w:rsidR="004F6673">
        <w:t>Modric</w:t>
      </w:r>
      <w:proofErr w:type="spellEnd"/>
      <w:r w:rsidR="004F6673">
        <w:t xml:space="preserve">“, što predstavlja problem. Zahtjeva dodatnu potrošnju vremena pri spremaju podataka tako što se mora paziti na kodiranje (eng. </w:t>
      </w:r>
      <w:proofErr w:type="spellStart"/>
      <w:r w:rsidR="004F6673" w:rsidRPr="00FB0A7E">
        <w:rPr>
          <w:i/>
        </w:rPr>
        <w:t>encoding</w:t>
      </w:r>
      <w:proofErr w:type="spellEnd"/>
      <w:r w:rsidR="004F6673">
        <w:t xml:space="preserve">) znakova. Ovaj se problem rješava tako da se </w:t>
      </w:r>
      <w:r w:rsidR="00F831EA">
        <w:t>zamjene</w:t>
      </w:r>
      <w:r w:rsidR="004F6673">
        <w:t xml:space="preserve"> dijakritički znakovi sa </w:t>
      </w:r>
      <w:r w:rsidR="00F831EA">
        <w:t>najbližim srodnim znakom.</w:t>
      </w:r>
    </w:p>
    <w:p w14:paraId="476AD56B" w14:textId="77777777" w:rsidR="00262D78" w:rsidRDefault="00FB0A7E" w:rsidP="00D12F40">
      <w:r>
        <w:t xml:space="preserve">Uklanjanje </w:t>
      </w:r>
      <w:r w:rsidRPr="00FB0A7E">
        <w:rPr>
          <w:i/>
        </w:rPr>
        <w:t>stopwor</w:t>
      </w:r>
      <w:r w:rsidR="002C7452">
        <w:rPr>
          <w:i/>
        </w:rPr>
        <w:t>d</w:t>
      </w:r>
      <w:r>
        <w:t>-a</w:t>
      </w:r>
      <w:r w:rsidR="002C7452">
        <w:rPr>
          <w:rStyle w:val="FootnoteReference"/>
        </w:rPr>
        <w:footnoteReference w:id="5"/>
      </w:r>
      <w:r>
        <w:t xml:space="preserve"> </w:t>
      </w:r>
      <w:r w:rsidR="00262D78">
        <w:t>još je jedna metoda za normalizaciju podataka. Tako se može ukloniti velik dio podataka koji ne bi imali utjecaj na konačan rezultat, te se time dodatno poboljšati konačni rezultat.</w:t>
      </w:r>
    </w:p>
    <w:p w14:paraId="78B5A090" w14:textId="1086B698" w:rsidR="00262D78" w:rsidRPr="00262D78" w:rsidRDefault="00262D78" w:rsidP="00262D78">
      <w:pPr>
        <w:pStyle w:val="Heading3"/>
      </w:pPr>
      <w:r>
        <w:t xml:space="preserve"> </w:t>
      </w:r>
      <w:bookmarkStart w:id="787" w:name="_Toc532148286"/>
      <w:r w:rsidRPr="00262D78">
        <w:t>Obrada podataka</w:t>
      </w:r>
      <w:bookmarkEnd w:id="787"/>
    </w:p>
    <w:p w14:paraId="7B163243" w14:textId="1A8C0774" w:rsidR="000147CD" w:rsidRDefault="004C4D79" w:rsidP="00262D78">
      <w:r>
        <w:t xml:space="preserve">Nakon filtriranja i normalizacije, dolazi obrada podataka. Podaci se obrađuju ovisno o svrsi u koju se koriste. Pošto se </w:t>
      </w:r>
      <w:r w:rsidR="000147CD">
        <w:t xml:space="preserve">u </w:t>
      </w:r>
      <w:r>
        <w:t>ov</w:t>
      </w:r>
      <w:r w:rsidR="000147CD">
        <w:t>om</w:t>
      </w:r>
      <w:r>
        <w:t xml:space="preserve"> diplomsk</w:t>
      </w:r>
      <w:r w:rsidR="000147CD">
        <w:t>om</w:t>
      </w:r>
      <w:r>
        <w:t xml:space="preserve"> rad</w:t>
      </w:r>
      <w:r w:rsidR="000147CD">
        <w:t xml:space="preserve">u govori o generiranju pitanja, fokus će biti na obradi potrebnoj za tu svrhu. Kao ulazni podatak će se uzeti </w:t>
      </w:r>
      <w:r w:rsidR="00FA4A97">
        <w:t>velika količina</w:t>
      </w:r>
      <w:r w:rsidR="000147CD">
        <w:t xml:space="preserve"> teksta.</w:t>
      </w:r>
    </w:p>
    <w:p w14:paraId="05E2120D" w14:textId="77777777" w:rsidR="0041623B" w:rsidRDefault="000147CD" w:rsidP="00262D78">
      <w:r>
        <w:t xml:space="preserve">Za početak, tekst je potrebno podijeliti na rečenice. Zvuči kao vrlo jednostavan zadatak, tražimo rečenične znakove koji označavaju kraj rečenice, no i nije sve tako jednostavno. Jedan od problema su kratice, koje se često pišu s točkom. Jedno od rješenja može biti kreiranje liste kratica te ignoriranje tih riječi. Također, postoje razne biblioteke, poput već spomenutog NLTK, koje će takve stvari odraditi. </w:t>
      </w:r>
    </w:p>
    <w:p w14:paraId="1AD465F3" w14:textId="7253C2CF" w:rsidR="00655C41" w:rsidRDefault="007378AF" w:rsidP="00A30248">
      <w:pPr>
        <w:spacing w:after="60"/>
      </w:pPr>
      <w:r>
        <w:t>Rečenice je zatim potrebno podijeliti na riječi, ko</w:t>
      </w:r>
      <w:r w:rsidR="00E5250C">
        <w:t xml:space="preserve">je </w:t>
      </w:r>
      <w:del w:id="788" w:author="Kristijan Vrabec (kvrabec)" w:date="2018-12-09T17:39:00Z">
        <w:r w:rsidR="00E21431" w:rsidDel="007C24DB">
          <w:delText>je</w:delText>
        </w:r>
      </w:del>
      <w:ins w:id="789" w:author="Kristijan Vrabec (kvrabec)" w:date="2018-12-09T17:39:00Z">
        <w:r w:rsidR="007C24DB">
          <w:t>se</w:t>
        </w:r>
      </w:ins>
      <w:r w:rsidR="00E21431">
        <w:t xml:space="preserve"> zatim označ</w:t>
      </w:r>
      <w:del w:id="790" w:author="Kristijan Vrabec (kvrabec)" w:date="2018-12-09T17:39:00Z">
        <w:r w:rsidR="00E21431" w:rsidDel="007C24DB">
          <w:delText>iti</w:delText>
        </w:r>
      </w:del>
      <w:ins w:id="791" w:author="Kristijan Vrabec (kvrabec)" w:date="2018-12-09T17:39:00Z">
        <w:r w:rsidR="007C24DB">
          <w:t>avaju</w:t>
        </w:r>
      </w:ins>
      <w:r w:rsidR="00E21431">
        <w:t xml:space="preserve"> (eng. </w:t>
      </w:r>
      <w:proofErr w:type="spellStart"/>
      <w:r w:rsidR="00E21431" w:rsidRPr="006C4814">
        <w:rPr>
          <w:i/>
        </w:rPr>
        <w:t>tagging</w:t>
      </w:r>
      <w:proofErr w:type="spellEnd"/>
      <w:r w:rsidR="00E21431">
        <w:t xml:space="preserve">) POS (eng. </w:t>
      </w:r>
      <w:proofErr w:type="spellStart"/>
      <w:r w:rsidR="00E21431" w:rsidRPr="00E21431">
        <w:rPr>
          <w:i/>
        </w:rPr>
        <w:t>Part-of-speech</w:t>
      </w:r>
      <w:proofErr w:type="spellEnd"/>
      <w:r w:rsidR="00E21431">
        <w:t xml:space="preserve">) oznakama. Riječi se označavaju po tome koja su vrsta riječi (imenica, glagol,…). </w:t>
      </w:r>
      <w:r w:rsidR="00B60B48">
        <w:t>Tako se dobivaju odnosi između riječi u rečenici.</w:t>
      </w:r>
      <w:r w:rsidR="00E21431">
        <w:t xml:space="preserve"> </w:t>
      </w:r>
    </w:p>
    <w:p w14:paraId="472A7143" w14:textId="3CDBC901" w:rsidR="00A30248" w:rsidRDefault="00655C41" w:rsidP="00A30248">
      <w:pPr>
        <w:keepNext/>
        <w:spacing w:after="0"/>
        <w:ind w:firstLine="0"/>
        <w:jc w:val="center"/>
      </w:pPr>
      <w:r>
        <w:rPr>
          <w:noProof/>
        </w:rPr>
        <w:drawing>
          <wp:inline distT="0" distB="0" distL="0" distR="0" wp14:anchorId="273A6444" wp14:editId="588DAA23">
            <wp:extent cx="2872842" cy="1162050"/>
            <wp:effectExtent l="0" t="0" r="3810" b="0"/>
            <wp:docPr id="4" name="Picture 4" descr="Slikovni rezultat za nltk pos ta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nltk pos tag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5673" cy="1219824"/>
                    </a:xfrm>
                    <a:prstGeom prst="rect">
                      <a:avLst/>
                    </a:prstGeom>
                    <a:noFill/>
                    <a:ln>
                      <a:noFill/>
                    </a:ln>
                  </pic:spPr>
                </pic:pic>
              </a:graphicData>
            </a:graphic>
          </wp:inline>
        </w:drawing>
      </w:r>
    </w:p>
    <w:p w14:paraId="4247E618" w14:textId="17182B60" w:rsidR="00A30248" w:rsidRDefault="00A30248" w:rsidP="00A30248">
      <w:pPr>
        <w:pStyle w:val="Caption"/>
        <w:ind w:firstLine="0"/>
        <w:jc w:val="center"/>
      </w:pPr>
      <w:bookmarkStart w:id="792" w:name="_Toc532138236"/>
      <w:r>
        <w:t>Sli</w:t>
      </w:r>
      <w:r w:rsidRPr="00A30248">
        <w:rPr>
          <w:sz w:val="20"/>
        </w:rPr>
        <w:t xml:space="preserve">ka </w:t>
      </w:r>
      <w:r w:rsidRPr="00A30248">
        <w:rPr>
          <w:sz w:val="20"/>
        </w:rPr>
        <w:fldChar w:fldCharType="begin"/>
      </w:r>
      <w:r w:rsidRPr="00A30248">
        <w:rPr>
          <w:sz w:val="20"/>
        </w:rPr>
        <w:instrText xml:space="preserve"> SEQ Slika \* ARABIC </w:instrText>
      </w:r>
      <w:r w:rsidRPr="00A30248">
        <w:rPr>
          <w:sz w:val="20"/>
        </w:rPr>
        <w:fldChar w:fldCharType="separate"/>
      </w:r>
      <w:r w:rsidR="00895B34">
        <w:rPr>
          <w:noProof/>
          <w:sz w:val="20"/>
        </w:rPr>
        <w:t>3</w:t>
      </w:r>
      <w:r w:rsidRPr="00A30248">
        <w:rPr>
          <w:sz w:val="20"/>
        </w:rPr>
        <w:fldChar w:fldCharType="end"/>
      </w:r>
      <w:r>
        <w:rPr>
          <w:sz w:val="20"/>
        </w:rPr>
        <w:t xml:space="preserve"> Primjer POS označavanja</w:t>
      </w:r>
      <w:bookmarkEnd w:id="792"/>
    </w:p>
    <w:p w14:paraId="4368AA32" w14:textId="363A0E1B" w:rsidR="00F5105C" w:rsidRDefault="00F5105C" w:rsidP="00F5105C">
      <w:pPr>
        <w:pStyle w:val="Heading3"/>
        <w:rPr>
          <w:ins w:id="793" w:author="Kristijan Vrabec (kvrabec)" w:date="2018-12-09T13:21:00Z"/>
        </w:rPr>
      </w:pPr>
      <w:bookmarkStart w:id="794" w:name="_Toc532148287"/>
      <w:bookmarkStart w:id="795" w:name="_Toc518314998"/>
      <w:r>
        <w:lastRenderedPageBreak/>
        <w:t>Analiza podataka</w:t>
      </w:r>
      <w:bookmarkEnd w:id="794"/>
    </w:p>
    <w:p w14:paraId="6C3BEF95" w14:textId="128F88F8" w:rsidR="00C55FA0" w:rsidRDefault="00B12656" w:rsidP="00C55FA0">
      <w:pPr>
        <w:rPr>
          <w:ins w:id="796" w:author="Kristijan Vrabec (kvrabec)" w:date="2018-12-09T14:12:00Z"/>
        </w:rPr>
      </w:pPr>
      <w:ins w:id="797" w:author="Kristijan Vrabec (kvrabec)" w:date="2018-12-09T14:09:00Z">
        <w:r>
          <w:t>Obrađeni podaci</w:t>
        </w:r>
        <w:r w:rsidR="00741604">
          <w:t xml:space="preserve"> sami po sebi</w:t>
        </w:r>
      </w:ins>
      <w:ins w:id="798" w:author="Kristijan Vrabec (kvrabec)" w:date="2018-12-09T14:10:00Z">
        <w:r w:rsidR="00741604">
          <w:t xml:space="preserve"> mogu dati određeno podatke, no oni uglavnom nisu traženi podaci, već je potrebna analiza podataka. Analiza se o</w:t>
        </w:r>
      </w:ins>
      <w:ins w:id="799" w:author="Kristijan Vrabec (kvrabec)" w:date="2018-12-09T14:11:00Z">
        <w:r w:rsidR="00741604">
          <w:t>drađuje primjenom jedne ili više tehnika za dubinsku obradu podataka.</w:t>
        </w:r>
      </w:ins>
      <w:ins w:id="800" w:author="Kristijan Vrabec (kvrabec)" w:date="2018-12-09T14:12:00Z">
        <w:r w:rsidR="00741604">
          <w:t xml:space="preserve"> Neke od tehnika su:</w:t>
        </w:r>
      </w:ins>
    </w:p>
    <w:p w14:paraId="4F6298CB" w14:textId="3BDE731A" w:rsidR="00443470" w:rsidRDefault="00443470" w:rsidP="00741604">
      <w:pPr>
        <w:pStyle w:val="ListParagraph"/>
        <w:numPr>
          <w:ilvl w:val="0"/>
          <w:numId w:val="35"/>
        </w:numPr>
        <w:rPr>
          <w:ins w:id="801" w:author="Kristijan Vrabec (kvrabec)" w:date="2018-12-09T14:23:00Z"/>
        </w:rPr>
      </w:pPr>
      <w:ins w:id="802" w:author="Kristijan Vrabec (kvrabec)" w:date="2018-12-09T14:23:00Z">
        <w:r>
          <w:t>Traženje uzoraka</w:t>
        </w:r>
      </w:ins>
      <w:ins w:id="803" w:author="Kristijan Vrabec (kvrabec)" w:date="2018-12-09T14:26:00Z">
        <w:r>
          <w:t xml:space="preserve"> (eng. </w:t>
        </w:r>
        <w:proofErr w:type="spellStart"/>
        <w:r>
          <w:t>Tracking</w:t>
        </w:r>
        <w:proofErr w:type="spellEnd"/>
        <w:r>
          <w:t xml:space="preserve"> </w:t>
        </w:r>
        <w:proofErr w:type="spellStart"/>
        <w:r>
          <w:t>patterns</w:t>
        </w:r>
        <w:proofErr w:type="spellEnd"/>
        <w:r>
          <w:t>)</w:t>
        </w:r>
      </w:ins>
      <w:ins w:id="804" w:author="Kristijan Vrabec (kvrabec)" w:date="2018-12-09T14:23:00Z">
        <w:r>
          <w:t xml:space="preserve"> – osnovna tehnika dubinske analize podataka. Traže se </w:t>
        </w:r>
      </w:ins>
      <w:ins w:id="805" w:author="Kristijan Vrabec (kvrabec)" w:date="2018-12-09T14:29:00Z">
        <w:r>
          <w:t xml:space="preserve">ponavljajuće vrijednosti </w:t>
        </w:r>
      </w:ins>
      <w:ins w:id="806" w:author="Kristijan Vrabec (kvrabec)" w:date="2018-12-09T14:24:00Z">
        <w:r>
          <w:t>ili težnja p</w:t>
        </w:r>
      </w:ins>
      <w:ins w:id="807" w:author="Kristijan Vrabec (kvrabec)" w:date="2018-12-09T14:25:00Z">
        <w:r>
          <w:t>odataka prema nekim vrijednostima</w:t>
        </w:r>
      </w:ins>
      <w:ins w:id="808" w:author="Kristijan Vrabec (kvrabec)" w:date="2018-12-09T14:26:00Z">
        <w:r>
          <w:t>.</w:t>
        </w:r>
      </w:ins>
    </w:p>
    <w:p w14:paraId="27864067" w14:textId="7DEABE43" w:rsidR="00741604" w:rsidRDefault="00741604" w:rsidP="00741604">
      <w:pPr>
        <w:pStyle w:val="ListParagraph"/>
        <w:numPr>
          <w:ilvl w:val="0"/>
          <w:numId w:val="35"/>
        </w:numPr>
        <w:rPr>
          <w:ins w:id="809" w:author="Kristijan Vrabec (kvrabec)" w:date="2018-12-09T14:26:00Z"/>
        </w:rPr>
      </w:pPr>
      <w:ins w:id="810" w:author="Kristijan Vrabec (kvrabec)" w:date="2018-12-09T14:21:00Z">
        <w:r>
          <w:t>Klasifikacija</w:t>
        </w:r>
      </w:ins>
      <w:ins w:id="811" w:author="Kristijan Vrabec (kvrabec)" w:date="2018-12-09T14:26:00Z">
        <w:r w:rsidR="00443470">
          <w:t xml:space="preserve"> (eng. </w:t>
        </w:r>
        <w:proofErr w:type="spellStart"/>
        <w:r w:rsidR="00443470">
          <w:t>Classification</w:t>
        </w:r>
        <w:proofErr w:type="spellEnd"/>
        <w:r w:rsidR="00443470">
          <w:t>)</w:t>
        </w:r>
      </w:ins>
      <w:ins w:id="812" w:author="Kristijan Vrabec (kvrabec)" w:date="2018-12-09T14:21:00Z">
        <w:r>
          <w:t xml:space="preserve"> </w:t>
        </w:r>
      </w:ins>
      <w:ins w:id="813" w:author="Kristijan Vrabec (kvrabec)" w:date="2018-12-09T14:22:00Z">
        <w:r w:rsidR="00443470">
          <w:t>–</w:t>
        </w:r>
      </w:ins>
      <w:ins w:id="814" w:author="Kristijan Vrabec (kvrabec)" w:date="2018-12-09T14:21:00Z">
        <w:r>
          <w:t xml:space="preserve"> </w:t>
        </w:r>
      </w:ins>
      <w:ins w:id="815" w:author="Kristijan Vrabec (kvrabec)" w:date="2018-12-09T14:22:00Z">
        <w:r w:rsidR="00443470">
          <w:t xml:space="preserve">kompleksna tehnika dubinske analize podataka koja </w:t>
        </w:r>
      </w:ins>
      <w:ins w:id="816" w:author="Kristijan Vrabec (kvrabec)" w:date="2018-12-09T14:25:00Z">
        <w:r w:rsidR="00443470">
          <w:t xml:space="preserve">određuje kategoriju ili klasu podatka prema ulaznom setu klasa koje je korisnik </w:t>
        </w:r>
      </w:ins>
      <w:ins w:id="817" w:author="Kristijan Vrabec (kvrabec)" w:date="2018-12-09T14:26:00Z">
        <w:r w:rsidR="00443470">
          <w:t>odredio.</w:t>
        </w:r>
      </w:ins>
    </w:p>
    <w:p w14:paraId="4C4E224D" w14:textId="4B9896F3" w:rsidR="00443470" w:rsidRDefault="00443470" w:rsidP="00741604">
      <w:pPr>
        <w:pStyle w:val="ListParagraph"/>
        <w:numPr>
          <w:ilvl w:val="0"/>
          <w:numId w:val="35"/>
        </w:numPr>
        <w:rPr>
          <w:ins w:id="818" w:author="Kristijan Vrabec (kvrabec)" w:date="2018-12-09T14:29:00Z"/>
        </w:rPr>
      </w:pPr>
      <w:ins w:id="819" w:author="Kristijan Vrabec (kvrabec)" w:date="2018-12-09T14:26:00Z">
        <w:r>
          <w:t xml:space="preserve">Asocijacija (eng. </w:t>
        </w:r>
      </w:ins>
      <w:proofErr w:type="spellStart"/>
      <w:ins w:id="820" w:author="Kristijan Vrabec (kvrabec)" w:date="2018-12-09T14:27:00Z">
        <w:r w:rsidRPr="00443470">
          <w:t>Association</w:t>
        </w:r>
        <w:proofErr w:type="spellEnd"/>
        <w:r>
          <w:t>) –</w:t>
        </w:r>
      </w:ins>
      <w:ins w:id="821" w:author="Kristijan Vrabec (kvrabec)" w:date="2018-12-09T14:26:00Z">
        <w:r>
          <w:t xml:space="preserve"> </w:t>
        </w:r>
      </w:ins>
      <w:ins w:id="822" w:author="Kristijan Vrabec (kvrabec)" w:date="2018-12-09T14:27:00Z">
        <w:r>
          <w:t xml:space="preserve">slična tehnika kao traženje uzoraka, no ovdje se traže podaci koji </w:t>
        </w:r>
      </w:ins>
      <w:ins w:id="823" w:author="Kristijan Vrabec (kvrabec)" w:date="2018-12-09T17:40:00Z">
        <w:r w:rsidR="0054358D">
          <w:t>s</w:t>
        </w:r>
      </w:ins>
      <w:ins w:id="824" w:author="Kristijan Vrabec (kvrabec)" w:date="2018-12-09T14:27:00Z">
        <w:r>
          <w:t>u</w:t>
        </w:r>
      </w:ins>
      <w:ins w:id="825" w:author="Kristijan Vrabec (kvrabec)" w:date="2018-12-09T17:40:00Z">
        <w:r w:rsidR="00B073D1">
          <w:t xml:space="preserve"> u</w:t>
        </w:r>
      </w:ins>
      <w:ins w:id="826" w:author="Kristijan Vrabec (kvrabec)" w:date="2018-12-09T14:27:00Z">
        <w:r>
          <w:t xml:space="preserve"> korelaciji sa drugim podaci</w:t>
        </w:r>
      </w:ins>
      <w:ins w:id="827" w:author="Kristijan Vrabec (kvrabec)" w:date="2018-12-09T14:28:00Z">
        <w:r>
          <w:t>ma</w:t>
        </w:r>
      </w:ins>
    </w:p>
    <w:p w14:paraId="76EE067D" w14:textId="3884270F" w:rsidR="00443470" w:rsidRDefault="00443470" w:rsidP="00741604">
      <w:pPr>
        <w:pStyle w:val="ListParagraph"/>
        <w:numPr>
          <w:ilvl w:val="0"/>
          <w:numId w:val="35"/>
        </w:numPr>
        <w:rPr>
          <w:ins w:id="828" w:author="Kristijan Vrabec (kvrabec)" w:date="2018-12-09T14:31:00Z"/>
        </w:rPr>
      </w:pPr>
      <w:ins w:id="829" w:author="Kristijan Vrabec (kvrabec)" w:date="2018-12-09T14:30:00Z">
        <w:r>
          <w:t>R</w:t>
        </w:r>
        <w:r w:rsidRPr="00443470">
          <w:t xml:space="preserve">aspoređivanje u razrede </w:t>
        </w:r>
        <w:r>
          <w:t xml:space="preserve">(eng. </w:t>
        </w:r>
      </w:ins>
      <w:proofErr w:type="spellStart"/>
      <w:ins w:id="830" w:author="Kristijan Vrabec (kvrabec)" w:date="2018-12-09T14:29:00Z">
        <w:r w:rsidRPr="00443470">
          <w:t>Clustering</w:t>
        </w:r>
      </w:ins>
      <w:proofErr w:type="spellEnd"/>
      <w:ins w:id="831" w:author="Kristijan Vrabec (kvrabec)" w:date="2018-12-09T14:30:00Z">
        <w:r>
          <w:t>) – tehnika slična klasifikaciji, no omogu</w:t>
        </w:r>
      </w:ins>
      <w:ins w:id="832" w:author="Kristijan Vrabec (kvrabec)" w:date="2018-12-09T14:31:00Z">
        <w:r>
          <w:t>ćuje dodatno raspoređivanje podataka na temelju njihovih sličnosti</w:t>
        </w:r>
      </w:ins>
    </w:p>
    <w:p w14:paraId="40DB2BB6" w14:textId="4BE7E9B6" w:rsidR="00443470" w:rsidRDefault="00443470" w:rsidP="00741604">
      <w:pPr>
        <w:pStyle w:val="ListParagraph"/>
        <w:numPr>
          <w:ilvl w:val="0"/>
          <w:numId w:val="35"/>
        </w:numPr>
        <w:rPr>
          <w:ins w:id="833" w:author="Kristijan Vrabec (kvrabec)" w:date="2018-12-09T14:33:00Z"/>
        </w:rPr>
      </w:pPr>
      <w:ins w:id="834" w:author="Kristijan Vrabec (kvrabec)" w:date="2018-12-09T14:31:00Z">
        <w:r>
          <w:t xml:space="preserve">Regresija (eng. </w:t>
        </w:r>
        <w:proofErr w:type="spellStart"/>
        <w:r w:rsidRPr="00443470">
          <w:t>Regression</w:t>
        </w:r>
        <w:proofErr w:type="spellEnd"/>
        <w:r>
          <w:t xml:space="preserve">) </w:t>
        </w:r>
      </w:ins>
      <w:ins w:id="835" w:author="Kristijan Vrabec (kvrabec)" w:date="2018-12-09T14:32:00Z">
        <w:r w:rsidR="00CB6D6A">
          <w:t>–</w:t>
        </w:r>
      </w:ins>
      <w:ins w:id="836" w:author="Kristijan Vrabec (kvrabec)" w:date="2018-12-09T14:31:00Z">
        <w:r>
          <w:t xml:space="preserve"> </w:t>
        </w:r>
      </w:ins>
      <w:ins w:id="837" w:author="Kristijan Vrabec (kvrabec)" w:date="2018-12-09T14:32:00Z">
        <w:r w:rsidR="00CB6D6A">
          <w:t xml:space="preserve">tehnika za određivanje </w:t>
        </w:r>
      </w:ins>
      <w:ins w:id="838" w:author="Kristijan Vrabec (kvrabec)" w:date="2018-12-09T17:41:00Z">
        <w:r w:rsidR="00DE079D">
          <w:t>vjerojatne</w:t>
        </w:r>
      </w:ins>
      <w:ins w:id="839" w:author="Kristijan Vrabec (kvrabec)" w:date="2018-12-09T14:32:00Z">
        <w:r w:rsidR="00CB6D6A">
          <w:t xml:space="preserve"> vrijednosti nekog podatka na temelju drugih podataka.</w:t>
        </w:r>
      </w:ins>
    </w:p>
    <w:p w14:paraId="4C2651DE" w14:textId="292EC8AC" w:rsidR="00CB6D6A" w:rsidRPr="00952BF5" w:rsidRDefault="00CB6D6A">
      <w:pPr>
        <w:pStyle w:val="ListParagraph"/>
        <w:numPr>
          <w:ilvl w:val="0"/>
          <w:numId w:val="35"/>
        </w:numPr>
        <w:pPrChange w:id="840" w:author="Kristijan Vrabec (kvrabec)" w:date="2018-12-09T14:12:00Z">
          <w:pPr>
            <w:pStyle w:val="Heading3"/>
          </w:pPr>
        </w:pPrChange>
      </w:pPr>
      <w:ins w:id="841" w:author="Kristijan Vrabec (kvrabec)" w:date="2018-12-09T14:33:00Z">
        <w:r>
          <w:t xml:space="preserve">Predviđanje (eng. </w:t>
        </w:r>
        <w:proofErr w:type="spellStart"/>
        <w:r w:rsidRPr="00CB6D6A">
          <w:t>Prediction</w:t>
        </w:r>
        <w:proofErr w:type="spellEnd"/>
        <w:r>
          <w:t>) – jedna od naj</w:t>
        </w:r>
      </w:ins>
      <w:ins w:id="842" w:author="Kristijan Vrabec (kvrabec)" w:date="2018-12-09T14:34:00Z">
        <w:r>
          <w:t xml:space="preserve">važnijih tehnika dubinske analize podataka. Koristi se za predviđanje budućih podataka na temelju </w:t>
        </w:r>
      </w:ins>
      <w:ins w:id="843" w:author="Kristijan Vrabec (kvrabec)" w:date="2018-12-09T14:35:00Z">
        <w:r>
          <w:t xml:space="preserve">ulaznih podataka. Povezuje ponašanje podataka sa određenim događajima u okolini. </w:t>
        </w:r>
      </w:ins>
    </w:p>
    <w:p w14:paraId="44DF3BCD" w14:textId="1A28E806" w:rsidR="00F5105C" w:rsidRPr="00F5105C" w:rsidRDefault="000A4B38" w:rsidP="00F5105C">
      <w:pPr>
        <w:pStyle w:val="Heading3"/>
      </w:pPr>
      <w:bookmarkStart w:id="844" w:name="_Toc532148288"/>
      <w:r>
        <w:t>Izvlačenje znanja</w:t>
      </w:r>
      <w:bookmarkEnd w:id="844"/>
    </w:p>
    <w:p w14:paraId="5C36BB1D" w14:textId="5AB3AE0E" w:rsidR="00A11EF9" w:rsidRDefault="00CB6D6A" w:rsidP="00CB6D6A">
      <w:pPr>
        <w:rPr>
          <w:ins w:id="845" w:author="Kristijan Vrabec (kvrabec)" w:date="2018-12-09T14:52:00Z"/>
        </w:rPr>
      </w:pPr>
      <w:ins w:id="846" w:author="Kristijan Vrabec (kvrabec)" w:date="2018-12-09T14:40:00Z">
        <w:r>
          <w:t>Analizo</w:t>
        </w:r>
      </w:ins>
      <w:ins w:id="847" w:author="Kristijan Vrabec (kvrabec)" w:date="2018-12-09T14:41:00Z">
        <w:r>
          <w:t xml:space="preserve">m podataka dobiveni su novi podaci, uzorci i setovi podataka koji se mogu </w:t>
        </w:r>
      </w:ins>
      <w:ins w:id="848" w:author="Kristijan Vrabec (kvrabec)" w:date="2018-12-09T14:49:00Z">
        <w:r w:rsidR="00A11EF9">
          <w:t>vizualizirati za prezentacijske svrhe, transformirati za aplikacijske svrhe</w:t>
        </w:r>
      </w:ins>
      <w:ins w:id="849" w:author="Kristijan Vrabec (kvrabec)" w:date="2018-12-09T14:50:00Z">
        <w:r w:rsidR="00A11EF9">
          <w:t xml:space="preserve">, te se mogu ukloniti redundantni podaci, ako nam nisu bitni. </w:t>
        </w:r>
      </w:ins>
    </w:p>
    <w:p w14:paraId="3A292D59" w14:textId="608E7F34" w:rsidR="00296B11" w:rsidRDefault="00296B11" w:rsidP="00CB6D6A">
      <w:pPr>
        <w:rPr>
          <w:ins w:id="850" w:author="Kristijan Vrabec (kvrabec)" w:date="2018-12-09T14:51:00Z"/>
        </w:rPr>
      </w:pPr>
      <w:ins w:id="851" w:author="Kristijan Vrabec (kvrabec)" w:date="2018-12-09T14:52:00Z">
        <w:r>
          <w:t xml:space="preserve">Kreiranje izvještaja </w:t>
        </w:r>
      </w:ins>
      <w:ins w:id="852" w:author="Kristijan Vrabec (kvrabec)" w:date="2018-12-09T14:53:00Z">
        <w:r>
          <w:t>još je jedna korisna akcija. Kreiranje izvještaja o dubins</w:t>
        </w:r>
      </w:ins>
      <w:ins w:id="853" w:author="Kristijan Vrabec (kvrabec)" w:date="2018-12-09T14:54:00Z">
        <w:r>
          <w:t>koj</w:t>
        </w:r>
      </w:ins>
      <w:ins w:id="854" w:author="Kristijan Vrabec (kvrabec)" w:date="2018-12-09T14:53:00Z">
        <w:r>
          <w:t xml:space="preserve"> analizi podataka omogućuje da se </w:t>
        </w:r>
      </w:ins>
      <w:ins w:id="855" w:author="Kristijan Vrabec (kvrabec)" w:date="2018-12-09T14:54:00Z">
        <w:r>
          <w:t>zabilježe svi koraci i rezultati. Ti se izvještaju mogu koristit</w:t>
        </w:r>
      </w:ins>
      <w:ins w:id="856" w:author="Kristijan Vrabec (kvrabec)" w:date="2018-12-09T14:55:00Z">
        <w:r>
          <w:t xml:space="preserve">i u budućim analizama kako bi se, ako je moguće, poboljšala točnost, performanse i </w:t>
        </w:r>
      </w:ins>
      <w:ins w:id="857" w:author="Kristijan Vrabec (kvrabec)" w:date="2018-12-09T14:56:00Z">
        <w:r>
          <w:t>slično.</w:t>
        </w:r>
      </w:ins>
    </w:p>
    <w:p w14:paraId="588524A5" w14:textId="22456B6B" w:rsidR="003C53FE" w:rsidRDefault="003C53FE">
      <w:pPr>
        <w:rPr>
          <w:rFonts w:eastAsiaTheme="majorEastAsia" w:cstheme="majorBidi"/>
          <w:sz w:val="32"/>
          <w:szCs w:val="32"/>
        </w:rPr>
        <w:pPrChange w:id="858" w:author="Kristijan Vrabec (kvrabec)" w:date="2018-12-09T14:40:00Z">
          <w:pPr>
            <w:spacing w:after="160" w:line="259" w:lineRule="auto"/>
            <w:ind w:firstLine="0"/>
            <w:jc w:val="left"/>
          </w:pPr>
        </w:pPrChange>
      </w:pPr>
      <w:r>
        <w:br w:type="page"/>
      </w:r>
    </w:p>
    <w:p w14:paraId="35FEA5DD" w14:textId="77777777" w:rsidR="0026752F" w:rsidRDefault="00881865" w:rsidP="0026752F">
      <w:pPr>
        <w:pStyle w:val="Heading2"/>
      </w:pPr>
      <w:bookmarkStart w:id="859" w:name="_Toc532148289"/>
      <w:r>
        <w:lastRenderedPageBreak/>
        <w:t>Tehnologije</w:t>
      </w:r>
      <w:r w:rsidR="00E546B5">
        <w:t xml:space="preserve"> dubinske analize podataka</w:t>
      </w:r>
      <w:bookmarkEnd w:id="859"/>
    </w:p>
    <w:p w14:paraId="58F7B199" w14:textId="438B5D17" w:rsidR="00D222F9" w:rsidRDefault="0026752F" w:rsidP="0026752F">
      <w:r>
        <w:t>Dubinska analiza podataka je integracija više tehnologija</w:t>
      </w:r>
      <w:r w:rsidR="00406352">
        <w:t>,</w:t>
      </w:r>
      <w:r w:rsidR="00D222F9">
        <w:t xml:space="preserve"> a neke od bitnijih tehnologija su: </w:t>
      </w:r>
    </w:p>
    <w:p w14:paraId="47C68D31" w14:textId="77777777" w:rsidR="00D222F9" w:rsidRDefault="00D222F9">
      <w:pPr>
        <w:pStyle w:val="ListParagraph"/>
        <w:numPr>
          <w:ilvl w:val="0"/>
          <w:numId w:val="13"/>
        </w:numPr>
        <w:pPrChange w:id="860" w:author="Kristijan Vrabec (kvrabec)" w:date="2018-12-08T16:57:00Z">
          <w:pPr>
            <w:pStyle w:val="ListParagraph"/>
            <w:numPr>
              <w:numId w:val="18"/>
            </w:numPr>
            <w:tabs>
              <w:tab w:val="num" w:pos="360"/>
              <w:tab w:val="num" w:pos="720"/>
            </w:tabs>
            <w:ind w:hanging="720"/>
          </w:pPr>
        </w:pPrChange>
      </w:pPr>
      <w:r>
        <w:t>Statistika</w:t>
      </w:r>
    </w:p>
    <w:p w14:paraId="78AF4E9D" w14:textId="77777777" w:rsidR="00D222F9" w:rsidRDefault="00D222F9">
      <w:pPr>
        <w:pStyle w:val="ListParagraph"/>
        <w:numPr>
          <w:ilvl w:val="0"/>
          <w:numId w:val="13"/>
        </w:numPr>
        <w:pPrChange w:id="861" w:author="Kristijan Vrabec (kvrabec)" w:date="2018-12-08T16:57:00Z">
          <w:pPr>
            <w:pStyle w:val="ListParagraph"/>
            <w:numPr>
              <w:numId w:val="18"/>
            </w:numPr>
            <w:tabs>
              <w:tab w:val="num" w:pos="360"/>
              <w:tab w:val="num" w:pos="720"/>
            </w:tabs>
            <w:ind w:hanging="720"/>
          </w:pPr>
        </w:pPrChange>
      </w:pPr>
      <w:r>
        <w:t>Strojno učenje</w:t>
      </w:r>
    </w:p>
    <w:p w14:paraId="0E068CA4" w14:textId="226BF6AD" w:rsidR="00B5031C" w:rsidRDefault="00D222F9">
      <w:pPr>
        <w:pStyle w:val="ListParagraph"/>
        <w:numPr>
          <w:ilvl w:val="0"/>
          <w:numId w:val="13"/>
        </w:numPr>
        <w:pPrChange w:id="862" w:author="Kristijan Vrabec (kvrabec)" w:date="2018-12-08T16:57:00Z">
          <w:pPr>
            <w:pStyle w:val="ListParagraph"/>
            <w:numPr>
              <w:numId w:val="18"/>
            </w:numPr>
            <w:tabs>
              <w:tab w:val="num" w:pos="360"/>
              <w:tab w:val="num" w:pos="720"/>
            </w:tabs>
            <w:ind w:hanging="720"/>
          </w:pPr>
        </w:pPrChange>
      </w:pPr>
      <w:bookmarkStart w:id="863" w:name="_Hlk532029032"/>
      <w:r>
        <w:t xml:space="preserve">Baze i skladišta podataka </w:t>
      </w:r>
    </w:p>
    <w:bookmarkEnd w:id="863"/>
    <w:p w14:paraId="79324899" w14:textId="0BADB571" w:rsidR="00C135FE" w:rsidRDefault="00B5031C">
      <w:pPr>
        <w:pStyle w:val="ListParagraph"/>
        <w:numPr>
          <w:ilvl w:val="0"/>
          <w:numId w:val="13"/>
        </w:numPr>
        <w:pPrChange w:id="864" w:author="Kristijan Vrabec (kvrabec)" w:date="2018-12-08T16:57:00Z">
          <w:pPr>
            <w:pStyle w:val="ListParagraph"/>
            <w:numPr>
              <w:numId w:val="18"/>
            </w:numPr>
            <w:tabs>
              <w:tab w:val="num" w:pos="360"/>
              <w:tab w:val="num" w:pos="720"/>
            </w:tabs>
            <w:ind w:hanging="720"/>
          </w:pPr>
        </w:pPrChange>
      </w:pPr>
      <w:r>
        <w:t>Izvlačenje informacija</w:t>
      </w:r>
    </w:p>
    <w:p w14:paraId="22166840" w14:textId="3EF72432" w:rsidR="00406352" w:rsidRDefault="00406352" w:rsidP="00406352">
      <w:pPr>
        <w:ind w:firstLine="0"/>
      </w:pPr>
      <w:r>
        <w:t xml:space="preserve">Uglavnom se ne koristi samo jedna, nego kombinacija tih tehnologija. </w:t>
      </w:r>
    </w:p>
    <w:p w14:paraId="7F4AE7CC" w14:textId="77777777" w:rsidR="00CC7AA9" w:rsidRDefault="00472D3B" w:rsidP="00CC7AA9">
      <w:pPr>
        <w:pStyle w:val="NoSpacing"/>
        <w:keepNext/>
      </w:pPr>
      <w:r>
        <w:rPr>
          <w:noProof/>
        </w:rPr>
        <w:drawing>
          <wp:inline distT="0" distB="0" distL="0" distR="0" wp14:anchorId="7E64BD29" wp14:editId="514BF55F">
            <wp:extent cx="5700713" cy="3686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0877" cy="3699213"/>
                    </a:xfrm>
                    <a:prstGeom prst="rect">
                      <a:avLst/>
                    </a:prstGeom>
                  </pic:spPr>
                </pic:pic>
              </a:graphicData>
            </a:graphic>
          </wp:inline>
        </w:drawing>
      </w:r>
    </w:p>
    <w:p w14:paraId="4B9B0F4C" w14:textId="06DF3C77" w:rsidR="00472D3B" w:rsidRPr="00CC7AA9" w:rsidRDefault="00CC7AA9" w:rsidP="00CC7AA9">
      <w:pPr>
        <w:pStyle w:val="Caption"/>
        <w:ind w:firstLine="0"/>
        <w:jc w:val="center"/>
        <w:rPr>
          <w:sz w:val="20"/>
        </w:rPr>
      </w:pPr>
      <w:bookmarkStart w:id="865" w:name="_Toc532138237"/>
      <w:r w:rsidRPr="00CC7AA9">
        <w:rPr>
          <w:sz w:val="20"/>
        </w:rPr>
        <w:t xml:space="preserve">Slika </w:t>
      </w:r>
      <w:r w:rsidRPr="00CC7AA9">
        <w:rPr>
          <w:sz w:val="20"/>
        </w:rPr>
        <w:fldChar w:fldCharType="begin"/>
      </w:r>
      <w:r w:rsidRPr="00CC7AA9">
        <w:rPr>
          <w:sz w:val="20"/>
        </w:rPr>
        <w:instrText xml:space="preserve"> SEQ Slika \* ARABIC </w:instrText>
      </w:r>
      <w:r w:rsidRPr="00CC7AA9">
        <w:rPr>
          <w:sz w:val="20"/>
        </w:rPr>
        <w:fldChar w:fldCharType="separate"/>
      </w:r>
      <w:r w:rsidR="00895B34">
        <w:rPr>
          <w:noProof/>
          <w:sz w:val="20"/>
        </w:rPr>
        <w:t>4</w:t>
      </w:r>
      <w:r w:rsidRPr="00CC7AA9">
        <w:rPr>
          <w:sz w:val="20"/>
        </w:rPr>
        <w:fldChar w:fldCharType="end"/>
      </w:r>
      <w:r w:rsidRPr="00CC7AA9">
        <w:rPr>
          <w:sz w:val="20"/>
        </w:rPr>
        <w:t xml:space="preserve"> Tehnologije dubinske analize podataka</w:t>
      </w:r>
      <w:bookmarkEnd w:id="865"/>
    </w:p>
    <w:p w14:paraId="4E2E106D" w14:textId="77777777" w:rsidR="00C135FE" w:rsidRDefault="00C135FE" w:rsidP="00C135FE">
      <w:pPr>
        <w:pStyle w:val="Heading3"/>
      </w:pPr>
      <w:bookmarkStart w:id="866" w:name="_Toc532148290"/>
      <w:r>
        <w:t>Statistika</w:t>
      </w:r>
      <w:bookmarkEnd w:id="866"/>
    </w:p>
    <w:p w14:paraId="5B3DF8F3" w14:textId="45F462B0" w:rsidR="00CC7AA9" w:rsidRDefault="00C135FE" w:rsidP="00C135FE">
      <w:r>
        <w:t>Statistika proučava prikupljanje, analizu, interpretaciju i prezentaciju podataka</w:t>
      </w:r>
      <w:del w:id="867" w:author="Kristijan Vrabec (kvrabec)" w:date="2018-12-08T17:39:00Z">
        <w:r w:rsidDel="00723880">
          <w:delText>.</w:delText>
        </w:r>
      </w:del>
      <w:ins w:id="868" w:author="Kristijan Vrabec (kvrabec)" w:date="2018-12-08T17:39:00Z">
        <w:r w:rsidR="00723880">
          <w:t xml:space="preserve"> </w:t>
        </w:r>
      </w:ins>
      <w:del w:id="869" w:author="Kristijan Vrabec (kvrabec)" w:date="2018-12-08T17:39:00Z">
        <w:r w:rsidDel="00723880">
          <w:delText xml:space="preserve"> </w:delText>
        </w:r>
        <w:r w:rsidDel="00B746A7">
          <w:delText xml:space="preserve">Statistika </w:delText>
        </w:r>
      </w:del>
      <w:ins w:id="870" w:author="Kristijan Vrabec (kvrabec)" w:date="2018-12-08T17:39:00Z">
        <w:r w:rsidR="00B746A7">
          <w:t xml:space="preserve">te </w:t>
        </w:r>
      </w:ins>
      <w:r>
        <w:t>doprinosi dubinskoj analizi podataka statističkim modelom</w:t>
      </w:r>
      <w:r w:rsidR="00472D3B">
        <w:t>, setom</w:t>
      </w:r>
      <w:r>
        <w:t xml:space="preserve"> </w:t>
      </w:r>
      <w:r w:rsidR="00C45180">
        <w:t>matematičkih funkcija koje opisuju ponašanje objekata</w:t>
      </w:r>
      <w:r w:rsidR="00F51FAF">
        <w:t xml:space="preserve"> u određenoj klasi</w:t>
      </w:r>
      <w:r w:rsidR="00472D3B">
        <w:t xml:space="preserve"> na temelju nasumičnih varijabli i njihovih pridruženih raspodjela vrijednosti.</w:t>
      </w:r>
      <w:r w:rsidR="005E0C02">
        <w:t xml:space="preserve"> Koriste se kako bi se kreirao model podataka i klasa te mogu biti rezultat dubinske analize podataka, isto kao što može biti i ulazni set za dubinsku analizu podataka. Primjerice, može se kreirati statistički model </w:t>
      </w:r>
      <w:r w:rsidR="005E0C02">
        <w:lastRenderedPageBreak/>
        <w:t xml:space="preserve">za oštećene (eng. </w:t>
      </w:r>
      <w:proofErr w:type="spellStart"/>
      <w:r w:rsidR="005E0C02" w:rsidRPr="005E0C02">
        <w:rPr>
          <w:i/>
        </w:rPr>
        <w:t>corrupted</w:t>
      </w:r>
      <w:proofErr w:type="spellEnd"/>
      <w:r w:rsidR="005E0C02">
        <w:t xml:space="preserve">) i nedostajuće podatke te pomoći otkriti i sanirati te podatke. </w:t>
      </w:r>
    </w:p>
    <w:p w14:paraId="38DA1C02" w14:textId="7AF405B0" w:rsidR="00CC7AA9" w:rsidRDefault="009D54DD" w:rsidP="009D54DD">
      <w:pPr>
        <w:pStyle w:val="Heading3"/>
      </w:pPr>
      <w:bookmarkStart w:id="871" w:name="_Toc532148291"/>
      <w:r w:rsidRPr="009D54DD">
        <w:t>Strojno učenje</w:t>
      </w:r>
      <w:bookmarkEnd w:id="871"/>
    </w:p>
    <w:p w14:paraId="2ECF85A9" w14:textId="2A060F33" w:rsidR="002A0D9B" w:rsidRDefault="002A0D9B" w:rsidP="002A0D9B">
      <w:r>
        <w:t>Dubinska analiza podataka je jako blizak pojam sa strojnim učenjem. Glavna zamisao je da se trenira model raznim pravilima uzorcima dobivenim dubinskom analizom te primjena tih pravila na rješavanje problema.</w:t>
      </w:r>
      <w:r w:rsidR="001274AA">
        <w:t xml:space="preserve"> </w:t>
      </w:r>
      <w:r w:rsidR="00D67A7C">
        <w:t>Kombinira se sa statističkim tehnikama kako bi se razvile sofisticirane statističke tehnike za dubinsku analizu podataka.</w:t>
      </w:r>
      <w:del w:id="872" w:author="Kristijan Vrabec (kvrabec)" w:date="2018-12-08T17:40:00Z">
        <w:r w:rsidR="00D67A7C" w:rsidDel="006B28EB">
          <w:delText xml:space="preserve"> </w:delText>
        </w:r>
        <w:r w:rsidR="001274AA" w:rsidDel="006B28EB">
          <w:delText>Detaljnije o strojnom učenju u sljedećem poglavlju.</w:delText>
        </w:r>
      </w:del>
    </w:p>
    <w:p w14:paraId="0E8E4BB2" w14:textId="68075CC0" w:rsidR="001274AA" w:rsidRDefault="001274AA" w:rsidP="001274AA">
      <w:pPr>
        <w:pStyle w:val="Heading3"/>
      </w:pPr>
      <w:bookmarkStart w:id="873" w:name="_Toc532148292"/>
      <w:r w:rsidRPr="001274AA">
        <w:t>Baze i skladišta podataka</w:t>
      </w:r>
      <w:bookmarkEnd w:id="873"/>
      <w:r w:rsidRPr="001274AA">
        <w:t xml:space="preserve"> </w:t>
      </w:r>
    </w:p>
    <w:p w14:paraId="7D7E201E" w14:textId="3266C9B6" w:rsidR="003A244A" w:rsidRPr="003A244A" w:rsidRDefault="00677B4F" w:rsidP="003A244A">
      <w:r>
        <w:t>Baze podataka su organizirane kolekcije podataka</w:t>
      </w:r>
      <w:r w:rsidR="005A11E5">
        <w:t xml:space="preserve">. </w:t>
      </w:r>
      <w:r w:rsidR="006222CB">
        <w:t xml:space="preserve">Kako je za dubinsku analizu podataka potrebna velika količina ulaznih podataka, </w:t>
      </w:r>
      <w:r w:rsidR="00632888">
        <w:t xml:space="preserve">baze podataka su idealno rješenje, </w:t>
      </w:r>
      <w:r w:rsidR="005A11E5">
        <w:t>z</w:t>
      </w:r>
      <w:r w:rsidR="00632888">
        <w:t>bog svoje optimizacije</w:t>
      </w:r>
      <w:r w:rsidR="009E15FC">
        <w:t>, skalabilnosti</w:t>
      </w:r>
      <w:r w:rsidR="00632888">
        <w:t xml:space="preserve"> </w:t>
      </w:r>
      <w:r w:rsidR="005A11E5">
        <w:t xml:space="preserve">i sposobnosti </w:t>
      </w:r>
      <w:r w:rsidR="00632888">
        <w:t xml:space="preserve">za procesuiranje velikih količina podataka. </w:t>
      </w:r>
      <w:r w:rsidR="005A11E5">
        <w:t>Također, dubinska analiza podataka se može koristiti u bazama podataka kako bi proširile mogućnosti koje baze podataka nude. Skladišta podataka mogu sadržavati podatke iz više iz više različitih izvora, te se koriste za analizu podataka i kreiranje izvještaja.</w:t>
      </w:r>
    </w:p>
    <w:p w14:paraId="7EA69B0C" w14:textId="60A238F2" w:rsidR="001274AA" w:rsidRPr="009D54DD" w:rsidRDefault="001274AA" w:rsidP="001274AA">
      <w:pPr>
        <w:pStyle w:val="Heading3"/>
      </w:pPr>
      <w:bookmarkStart w:id="874" w:name="_Toc532148293"/>
      <w:r w:rsidRPr="001274AA">
        <w:t>Izvlačenje informacija</w:t>
      </w:r>
      <w:bookmarkEnd w:id="874"/>
    </w:p>
    <w:p w14:paraId="15B0AD5E" w14:textId="7E6E07C1" w:rsidR="0012395C" w:rsidRDefault="00896CF1" w:rsidP="00C135FE">
      <w:r>
        <w:t xml:space="preserve">Izvlačenje informacija (eng. </w:t>
      </w:r>
      <w:proofErr w:type="spellStart"/>
      <w:r>
        <w:rPr>
          <w:i/>
        </w:rPr>
        <w:t>Information</w:t>
      </w:r>
      <w:proofErr w:type="spellEnd"/>
      <w:r>
        <w:rPr>
          <w:i/>
        </w:rPr>
        <w:t xml:space="preserve"> </w:t>
      </w:r>
      <w:proofErr w:type="spellStart"/>
      <w:r>
        <w:rPr>
          <w:i/>
        </w:rPr>
        <w:t>retrievel</w:t>
      </w:r>
      <w:proofErr w:type="spellEnd"/>
      <w:ins w:id="875" w:author="Kristijan Vrabec (kvrabec)" w:date="2018-12-09T13:24:00Z">
        <w:r w:rsidR="00F52945">
          <w:rPr>
            <w:i/>
          </w:rPr>
          <w:t xml:space="preserve">, </w:t>
        </w:r>
        <w:r w:rsidR="00F52945" w:rsidRPr="00F52945">
          <w:rPr>
            <w:rPrChange w:id="876" w:author="Kristijan Vrabec (kvrabec)" w:date="2018-12-09T13:24:00Z">
              <w:rPr>
                <w:i/>
              </w:rPr>
            </w:rPrChange>
          </w:rPr>
          <w:t>IR</w:t>
        </w:r>
      </w:ins>
      <w:r>
        <w:t xml:space="preserve">) je znanost traženja dokumenata </w:t>
      </w:r>
      <w:r w:rsidR="00B918D7">
        <w:t>nestrukturirane prirode (uglavnom tekst</w:t>
      </w:r>
      <w:r w:rsidR="0012395C">
        <w:t xml:space="preserve"> ili multimedija</w:t>
      </w:r>
      <w:r w:rsidR="00B918D7">
        <w:t>) koji zadovoljava</w:t>
      </w:r>
      <w:r>
        <w:t xml:space="preserve"> informacija u </w:t>
      </w:r>
      <w:r w:rsidR="00B918D7">
        <w:t>velikoj kolekciji (bazi podataka na računalu)</w:t>
      </w:r>
      <w:r w:rsidR="005962CB">
        <w:t xml:space="preserve">. </w:t>
      </w:r>
      <w:r w:rsidR="0012395C">
        <w:t>Razlika između baza podataka i izvlačenja informacija je u dvije stvari:</w:t>
      </w:r>
    </w:p>
    <w:p w14:paraId="0C021678" w14:textId="77777777" w:rsidR="0012395C" w:rsidRDefault="0012395C">
      <w:pPr>
        <w:pStyle w:val="ListParagraph"/>
        <w:numPr>
          <w:ilvl w:val="0"/>
          <w:numId w:val="14"/>
        </w:numPr>
        <w:pPrChange w:id="877" w:author="Kristijan Vrabec (kvrabec)" w:date="2018-12-08T16:57:00Z">
          <w:pPr>
            <w:pStyle w:val="ListParagraph"/>
            <w:numPr>
              <w:numId w:val="19"/>
            </w:numPr>
            <w:tabs>
              <w:tab w:val="num" w:pos="360"/>
              <w:tab w:val="num" w:pos="720"/>
            </w:tabs>
            <w:ind w:hanging="720"/>
          </w:pPr>
        </w:pPrChange>
      </w:pPr>
      <w:r>
        <w:t>Baze očekuju strukturirane ulazne podatke</w:t>
      </w:r>
    </w:p>
    <w:p w14:paraId="61D7C592" w14:textId="77777777" w:rsidR="0012395C" w:rsidRDefault="0012395C">
      <w:pPr>
        <w:pStyle w:val="ListParagraph"/>
        <w:numPr>
          <w:ilvl w:val="0"/>
          <w:numId w:val="14"/>
        </w:numPr>
        <w:pPrChange w:id="878" w:author="Kristijan Vrabec (kvrabec)" w:date="2018-12-08T16:57:00Z">
          <w:pPr>
            <w:pStyle w:val="ListParagraph"/>
            <w:numPr>
              <w:numId w:val="19"/>
            </w:numPr>
            <w:tabs>
              <w:tab w:val="num" w:pos="360"/>
              <w:tab w:val="num" w:pos="720"/>
            </w:tabs>
            <w:ind w:hanging="720"/>
          </w:pPr>
        </w:pPrChange>
      </w:pPr>
      <w:r>
        <w:t>Upiti su formirani po ključnim riječima iz teksta, ne u nekom jeziku (SQL</w:t>
      </w:r>
      <w:r>
        <w:rPr>
          <w:rStyle w:val="FootnoteReference"/>
        </w:rPr>
        <w:footnoteReference w:id="6"/>
      </w:r>
      <w:r>
        <w:t>)</w:t>
      </w:r>
    </w:p>
    <w:p w14:paraId="6FECD03F" w14:textId="65F4B712" w:rsidR="00E546B5" w:rsidRDefault="003C4E01" w:rsidP="003C4E01">
      <w:pPr>
        <w:ind w:firstLine="0"/>
      </w:pPr>
      <w:r>
        <w:t>Tipično izvlačenje informacija uključuje model vjerojatnosti, u kojem se ulazni tekstni dokument prezentira kao set riječi koje kreiraju jezični model</w:t>
      </w:r>
      <w:ins w:id="885" w:author="Kristijan Vrabec (kvrabec)" w:date="2018-12-08T17:40:00Z">
        <w:r w:rsidR="00126C1E">
          <w:t xml:space="preserve"> i</w:t>
        </w:r>
      </w:ins>
      <w:del w:id="886" w:author="Kristijan Vrabec (kvrabec)" w:date="2018-12-08T17:40:00Z">
        <w:r w:rsidDel="00126C1E">
          <w:delText>,</w:delText>
        </w:r>
      </w:del>
      <w:r>
        <w:t xml:space="preserve"> gustoći određenih riječi u tekstu. Sličnost između dva dokumenta je rezultat sličnosti njihovih modela.</w:t>
      </w:r>
      <w:r w:rsidR="00E546B5">
        <w:br w:type="page"/>
      </w:r>
    </w:p>
    <w:p w14:paraId="6E37107E" w14:textId="5967B647" w:rsidR="00BC01B7" w:rsidRPr="00047F09" w:rsidRDefault="00BC01B7" w:rsidP="00F63783">
      <w:pPr>
        <w:pStyle w:val="Heading2"/>
      </w:pPr>
      <w:bookmarkStart w:id="887" w:name="_Toc532148294"/>
      <w:r w:rsidRPr="00047F09">
        <w:lastRenderedPageBreak/>
        <w:t xml:space="preserve">Primjene </w:t>
      </w:r>
      <w:bookmarkEnd w:id="795"/>
      <w:r w:rsidR="00E546B5">
        <w:t>dubinske analize podataka</w:t>
      </w:r>
      <w:bookmarkEnd w:id="887"/>
    </w:p>
    <w:p w14:paraId="5180B38C" w14:textId="5F3F423B" w:rsidR="00BC01B7" w:rsidRDefault="00E546B5" w:rsidP="00BC01B7">
      <w:r>
        <w:t xml:space="preserve">Dubinska analize podataka </w:t>
      </w:r>
      <w:r w:rsidR="00BC01B7">
        <w:t xml:space="preserve">može se koristiti u mnogim područjima, od proizvodnje i marketinga, medicinskih istraživanja, istraživanja prijevara do analize tržišta za velike trgovačke lance. </w:t>
      </w:r>
    </w:p>
    <w:p w14:paraId="5174F2C7" w14:textId="21029525" w:rsidR="00BC01B7" w:rsidRDefault="00BC01B7" w:rsidP="00BC01B7">
      <w:pPr>
        <w:pStyle w:val="Heading3"/>
      </w:pPr>
      <w:bookmarkStart w:id="888" w:name="_Toc518314999"/>
      <w:del w:id="889" w:author="Kristijan Vrabec (kvrabec)" w:date="2018-12-09T17:26:00Z">
        <w:r w:rsidRPr="009A4D38" w:rsidDel="00AC6DBC">
          <w:delText xml:space="preserve">Rudarenje </w:delText>
        </w:r>
      </w:del>
      <w:bookmarkStart w:id="890" w:name="_Toc532148295"/>
      <w:ins w:id="891" w:author="Kristijan Vrabec (kvrabec)" w:date="2018-12-09T17:26:00Z">
        <w:r w:rsidR="00AC6DBC">
          <w:t>Dubinska analiza</w:t>
        </w:r>
        <w:r w:rsidR="00AC6DBC" w:rsidRPr="009A4D38">
          <w:t xml:space="preserve"> </w:t>
        </w:r>
      </w:ins>
      <w:r w:rsidRPr="009A4D38">
        <w:t>teksta</w:t>
      </w:r>
      <w:bookmarkEnd w:id="888"/>
      <w:bookmarkEnd w:id="890"/>
    </w:p>
    <w:p w14:paraId="0E928BDF" w14:textId="28852DF3" w:rsidR="00BC01B7" w:rsidRDefault="00E546B5" w:rsidP="00BC01B7">
      <w:r>
        <w:t xml:space="preserve">Dubinske analize podataka </w:t>
      </w:r>
      <w:r w:rsidR="00BC01B7">
        <w:t>se može primijeniti na različite vrste tekstualnih dokumenata, koji predstavljaju nestrukturirane podatke, kako bi se klasificirali članci, knjige, dokumenti, elektronička pošta i web stranice. Dobar primjer su web stranice, koje sadrže, osim teksta, i različite HTML elemente (&lt;div&gt;, &lt;</w:t>
      </w:r>
      <w:proofErr w:type="spellStart"/>
      <w:r w:rsidR="00BC01B7">
        <w:t>body</w:t>
      </w:r>
      <w:proofErr w:type="spellEnd"/>
      <w:r w:rsidR="00BC01B7">
        <w:t xml:space="preserve">&gt;, …) i entitete </w:t>
      </w:r>
      <w:r w:rsidR="00BC01B7" w:rsidRPr="009A4D38">
        <w:rPr>
          <w:rFonts w:cs="Arial"/>
        </w:rPr>
        <w:t>(&amp;</w:t>
      </w:r>
      <w:proofErr w:type="spellStart"/>
      <w:r w:rsidR="00BC01B7" w:rsidRPr="009A4D38">
        <w:rPr>
          <w:rFonts w:cs="Arial"/>
        </w:rPr>
        <w:t>nbsp</w:t>
      </w:r>
      <w:proofErr w:type="spellEnd"/>
      <w:r w:rsidR="00BC01B7" w:rsidRPr="009A4D38">
        <w:rPr>
          <w:rFonts w:cs="Arial"/>
        </w:rPr>
        <w:t xml:space="preserve">;, </w:t>
      </w:r>
      <w:r w:rsidR="00BC01B7" w:rsidRPr="009A4D38">
        <w:rPr>
          <w:rFonts w:cs="Arial"/>
          <w:color w:val="000000"/>
          <w:szCs w:val="24"/>
          <w:shd w:val="clear" w:color="auto" w:fill="FFFFFF"/>
        </w:rPr>
        <w:t>&amp;euro;</w:t>
      </w:r>
      <w:r w:rsidR="00BC01B7" w:rsidRPr="009A4D38">
        <w:rPr>
          <w:rFonts w:cs="Arial"/>
          <w:szCs w:val="24"/>
        </w:rPr>
        <w:t>…).</w:t>
      </w:r>
      <w:r w:rsidR="00BC01B7" w:rsidRPr="009A4D38">
        <w:t xml:space="preserve"> </w:t>
      </w:r>
      <w:r w:rsidR="00BC01B7">
        <w:t>Razne online aplikacije (email klijenti) već imaju ugrađene filtere neželjene („</w:t>
      </w:r>
      <w:proofErr w:type="spellStart"/>
      <w:r w:rsidR="00BC01B7" w:rsidRPr="009A4D38">
        <w:rPr>
          <w:i/>
        </w:rPr>
        <w:t>spam</w:t>
      </w:r>
      <w:proofErr w:type="spellEnd"/>
      <w:r w:rsidR="00BC01B7">
        <w:t xml:space="preserve">“) pošte koji rade na principu </w:t>
      </w:r>
      <w:r>
        <w:t>dubinske analize podataka</w:t>
      </w:r>
      <w:r w:rsidR="00BC01B7">
        <w:t xml:space="preserve"> teksta.</w:t>
      </w:r>
    </w:p>
    <w:p w14:paraId="270C99BE" w14:textId="24F9AEDD" w:rsidR="00BC01B7" w:rsidRDefault="00BC01B7" w:rsidP="00BC01B7">
      <w:pPr>
        <w:pStyle w:val="Heading3"/>
      </w:pPr>
      <w:bookmarkStart w:id="892" w:name="_Toc518315000"/>
      <w:bookmarkStart w:id="893" w:name="_Toc532148296"/>
      <w:r w:rsidRPr="00277B7C">
        <w:t>Medicina</w:t>
      </w:r>
      <w:bookmarkEnd w:id="892"/>
      <w:bookmarkEnd w:id="893"/>
    </w:p>
    <w:p w14:paraId="2972DC8D" w14:textId="6CA1B6D7" w:rsidR="00BC01B7" w:rsidRDefault="00BC01B7" w:rsidP="00BC01B7">
      <w:r>
        <w:t xml:space="preserve">Iskoristivost </w:t>
      </w:r>
      <w:r w:rsidR="00E546B5">
        <w:t xml:space="preserve">dubinske analize podataka </w:t>
      </w:r>
      <w:r>
        <w:t>je neprocjenjiva u medicini. Omogućuje rano otkrivanje bolesti na temelju kliničkih testova i istraživanja, smanjuje troškove liječenja te poboljšava skrb za pacijenta.</w:t>
      </w:r>
    </w:p>
    <w:p w14:paraId="3683CE7C" w14:textId="733CFEB8" w:rsidR="00BC01B7" w:rsidRDefault="00BC01B7" w:rsidP="00BC01B7">
      <w:pPr>
        <w:pStyle w:val="Heading3"/>
      </w:pPr>
      <w:bookmarkStart w:id="894" w:name="_Toc518315001"/>
      <w:bookmarkStart w:id="895" w:name="_Toc532148297"/>
      <w:r>
        <w:t>Procjena rizika</w:t>
      </w:r>
      <w:bookmarkEnd w:id="894"/>
      <w:bookmarkEnd w:id="895"/>
    </w:p>
    <w:p w14:paraId="79954CE6" w14:textId="55451DCA" w:rsidR="00BC01B7" w:rsidRDefault="00BC01B7" w:rsidP="00BC01B7">
      <w:r>
        <w:t xml:space="preserve">Analiza rizika je vrlo bitan segment svih velikih događanja, putovanja, ulaganja. Na primjer, turističke agencije koriste procjenu rizika kako bi svojim putnicima priuštili sigurna putovanja. To rade na način da </w:t>
      </w:r>
      <w:del w:id="896" w:author="Kristijan Vrabec (kvrabec)" w:date="2018-12-09T17:33:00Z">
        <w:r w:rsidDel="007C24DB">
          <w:delText xml:space="preserve">rudare </w:delText>
        </w:r>
      </w:del>
      <w:ins w:id="897" w:author="Kristijan Vrabec (kvrabec)" w:date="2018-12-09T17:33:00Z">
        <w:r w:rsidR="007C24DB">
          <w:t xml:space="preserve">analiziraju </w:t>
        </w:r>
      </w:ins>
      <w:r>
        <w:t>podatke o broju kriminalnih djela, vremenskim uvjetima, prirodnim katastrofama i slično te tako rangiraju turističke destinacije.</w:t>
      </w:r>
    </w:p>
    <w:p w14:paraId="6FB41C4C" w14:textId="394AC0A0" w:rsidR="00BC01B7" w:rsidRDefault="00BC01B7" w:rsidP="00BC01B7">
      <w:pPr>
        <w:pStyle w:val="Heading3"/>
      </w:pPr>
      <w:bookmarkStart w:id="898" w:name="_Toc518315002"/>
      <w:bookmarkStart w:id="899" w:name="_Toc532148298"/>
      <w:r>
        <w:t>Marketing</w:t>
      </w:r>
      <w:bookmarkEnd w:id="898"/>
      <w:bookmarkEnd w:id="899"/>
    </w:p>
    <w:p w14:paraId="6BAE7C7A" w14:textId="297FC0CA" w:rsidR="00BC01B7" w:rsidRDefault="00E546B5" w:rsidP="00BC01B7">
      <w:r>
        <w:t xml:space="preserve">Dubinska analiza podataka </w:t>
      </w:r>
      <w:r w:rsidR="00BC01B7">
        <w:t>na području marketinga uvelike je poboljšal</w:t>
      </w:r>
      <w:r>
        <w:t>a</w:t>
      </w:r>
      <w:r w:rsidR="00BC01B7">
        <w:t xml:space="preserve"> rezultate</w:t>
      </w:r>
      <w:r>
        <w:t xml:space="preserve"> marketinških kampanja</w:t>
      </w:r>
      <w:r w:rsidR="00BC01B7">
        <w:t>. Neki od bitnijih segmenata u području marketinga su analiza tržišta, analiza potrošačke košarice, predviđanje stope pozitivne reakcije na marketinške kampanje, analiza ponašanja kupaca u trgovini i sl. Također, danas je vrlo popularna analiza povijesti pretraživanja interneta preko koje se korisniku prikazuju reklame u ovisnosti o pojmovima koje je pretraživao.</w:t>
      </w:r>
    </w:p>
    <w:p w14:paraId="6BFB8E0A" w14:textId="64E48F49" w:rsidR="005B722A" w:rsidRPr="00372E4D" w:rsidRDefault="00CD7E21" w:rsidP="00277B7C">
      <w:pPr>
        <w:pStyle w:val="Heading1"/>
      </w:pPr>
      <w:bookmarkStart w:id="900" w:name="_Toc532148299"/>
      <w:r w:rsidRPr="00277B7C">
        <w:lastRenderedPageBreak/>
        <w:t>Proces</w:t>
      </w:r>
      <w:r w:rsidRPr="00372E4D">
        <w:t xml:space="preserve"> strojnog učenja</w:t>
      </w:r>
      <w:bookmarkEnd w:id="900"/>
    </w:p>
    <w:p w14:paraId="68DA5851" w14:textId="52BDAF7F" w:rsidR="005A2308" w:rsidRDefault="005A2308" w:rsidP="005A2308">
      <w:r>
        <w:t>U ovom poglavlju će se proći kroz proces strojnog učenj</w:t>
      </w:r>
      <w:r w:rsidR="00FD28BB">
        <w:t>a</w:t>
      </w:r>
      <w:r>
        <w:t xml:space="preserve">. No da bi razumjeli proces strojnog učenja, prvo valja razumjeti pojam </w:t>
      </w:r>
      <w:del w:id="901" w:author="Kristijan Vrabec (kvrabec)" w:date="2018-12-09T18:07:00Z">
        <w:r w:rsidDel="00741486">
          <w:delText xml:space="preserve">sam </w:delText>
        </w:r>
      </w:del>
      <w:r>
        <w:t>strojnog učenja.</w:t>
      </w:r>
    </w:p>
    <w:p w14:paraId="242E1ABC" w14:textId="7953EF32" w:rsidR="005A2308" w:rsidRPr="00372E4D" w:rsidRDefault="005A2308" w:rsidP="00AB54AE">
      <w:pPr>
        <w:pStyle w:val="Heading2"/>
      </w:pPr>
      <w:bookmarkStart w:id="902" w:name="_Toc532148300"/>
      <w:r w:rsidRPr="00372E4D">
        <w:t>Strojno učenje</w:t>
      </w:r>
      <w:bookmarkEnd w:id="902"/>
    </w:p>
    <w:p w14:paraId="35A79928" w14:textId="06D3EDFA" w:rsidR="003D2F85" w:rsidRDefault="00400DF3" w:rsidP="00D8232C">
      <w:r>
        <w:t xml:space="preserve">Da </w:t>
      </w:r>
      <w:r w:rsidR="003D2F85">
        <w:t>bi</w:t>
      </w:r>
      <w:r>
        <w:t xml:space="preserve"> </w:t>
      </w:r>
      <w:r w:rsidR="003D2F85">
        <w:t>razumjeli</w:t>
      </w:r>
      <w:r>
        <w:t xml:space="preserve"> što je strojno učenje, prvo </w:t>
      </w:r>
      <w:r w:rsidR="003D2F85">
        <w:t>je potrebno</w:t>
      </w:r>
      <w:r>
        <w:t xml:space="preserve"> znati </w:t>
      </w:r>
      <w:r w:rsidR="003D2F85">
        <w:t xml:space="preserve">sljedeće pojmove: </w:t>
      </w:r>
      <w:r>
        <w:t>stroj</w:t>
      </w:r>
      <w:r w:rsidR="003D2F85">
        <w:t>, inteligencija</w:t>
      </w:r>
      <w:r w:rsidR="005E5440">
        <w:t>,</w:t>
      </w:r>
      <w:r w:rsidR="003D2F85">
        <w:t xml:space="preserve"> umjetna inteligencija</w:t>
      </w:r>
      <w:r w:rsidR="005E5440">
        <w:t xml:space="preserve"> te učenje</w:t>
      </w:r>
      <w:r>
        <w:t xml:space="preserve">. </w:t>
      </w:r>
      <w:r w:rsidRPr="00400DF3">
        <w:t>Stroj (ili uređaj) jest skup dijelova povezanih u jednu logičnu cjelinu s ciljem izvođenja određene operacije.</w:t>
      </w:r>
      <w:r>
        <w:t xml:space="preserve"> </w:t>
      </w:r>
      <w:r w:rsidR="003D2F85">
        <w:t>Za primjer strojnog učenja, kao stroj se može uzeti računalo</w:t>
      </w:r>
      <w:r>
        <w:t xml:space="preserve">. </w:t>
      </w:r>
      <w:r w:rsidR="00A36995">
        <w:t xml:space="preserve">Računalo samo po sebi nema sposobnost samostalnog donošenja odluka, iako su računala u današnje vrijeme došla vrlo blizu tom koraku, odnosno podarena im je umjetna inteligencija. </w:t>
      </w:r>
    </w:p>
    <w:p w14:paraId="140F80BA" w14:textId="025894EE" w:rsidR="00D8232C" w:rsidRDefault="00F05011" w:rsidP="003D2F85">
      <w:del w:id="903" w:author="Kristijan Vrabec (kvrabec)" w:date="2018-12-08T17:41:00Z">
        <w:r w:rsidDel="000E15A7">
          <w:delText>P</w:delText>
        </w:r>
        <w:r w:rsidR="002347BC" w:rsidDel="000E15A7">
          <w:delText>roučimo</w:delText>
        </w:r>
        <w:r w:rsidR="00A36995" w:rsidDel="000E15A7">
          <w:delText xml:space="preserve"> definiciju inteligencije. </w:delText>
        </w:r>
        <w:r w:rsidR="00A36995" w:rsidRPr="00A36995" w:rsidDel="000E15A7">
          <w:delText>Inteligencija je</w:delText>
        </w:r>
      </w:del>
      <w:ins w:id="904" w:author="Kristijan Vrabec (kvrabec)" w:date="2018-12-08T17:41:00Z">
        <w:r w:rsidR="000E15A7">
          <w:t>Pojam inteligencije se klasificira kao</w:t>
        </w:r>
      </w:ins>
      <w:r w:rsidR="00A36995" w:rsidRPr="00A36995">
        <w:t xml:space="preserve"> mentalna karakteristika koja se sastoji od sposobnosti za učenje iz iskustva, prilagodbe na nove situacije, razumijevanja i korištenja apstraktnih pojmova i korištenja prethodnih znanja za snalaženje u novoj okolini u kojima ne pomaže stereotipno nagonsko ponašanje</w:t>
      </w:r>
      <w:r w:rsidR="00A36995">
        <w:t>. Prema definiciji</w:t>
      </w:r>
      <w:r w:rsidR="00A25BA6">
        <w:t>,</w:t>
      </w:r>
      <w:r w:rsidR="00A36995">
        <w:t xml:space="preserve"> primjena stečenih znanja i iskustava u novim okolinama je glavna karakteristika inteligencije. Ako inteligenciju promatramo sa stajališta računala, možemo</w:t>
      </w:r>
      <w:r w:rsidR="003D2F85">
        <w:t xml:space="preserve"> je</w:t>
      </w:r>
      <w:r w:rsidR="00A36995">
        <w:t xml:space="preserve"> objasniti na primjeru prepoznavanja slika, odnosno objekata na slikama. </w:t>
      </w:r>
      <w:r w:rsidR="002347BC">
        <w:t>T</w:t>
      </w:r>
      <w:r w:rsidR="00A36995">
        <w:t xml:space="preserve">estnom subjektu </w:t>
      </w:r>
      <w:r w:rsidR="002347BC">
        <w:t>predočena je</w:t>
      </w:r>
      <w:r w:rsidR="003D2F85">
        <w:t xml:space="preserve"> određen</w:t>
      </w:r>
      <w:ins w:id="905" w:author="Kristijan Vrabec (kvrabec)" w:date="2018-12-08T17:41:00Z">
        <w:r w:rsidR="002D4932">
          <w:t>a</w:t>
        </w:r>
      </w:ins>
      <w:del w:id="906" w:author="Kristijan Vrabec (kvrabec)" w:date="2018-12-08T17:41:00Z">
        <w:r w:rsidR="003D2F85" w:rsidDel="002D4932">
          <w:delText>u</w:delText>
        </w:r>
      </w:del>
      <w:r w:rsidR="003D2F85">
        <w:t xml:space="preserve"> količin</w:t>
      </w:r>
      <w:ins w:id="907" w:author="Kristijan Vrabec (kvrabec)" w:date="2018-12-08T17:41:00Z">
        <w:r w:rsidR="002D4932">
          <w:t>a</w:t>
        </w:r>
      </w:ins>
      <w:del w:id="908" w:author="Kristijan Vrabec (kvrabec)" w:date="2018-12-08T17:41:00Z">
        <w:r w:rsidR="003D2F85" w:rsidDel="002D4932">
          <w:delText>u</w:delText>
        </w:r>
      </w:del>
      <w:r w:rsidR="003D2F85">
        <w:t xml:space="preserve"> uzoraka nekog objekta, npr. slike mačaka</w:t>
      </w:r>
      <w:r w:rsidR="002347BC">
        <w:t>,</w:t>
      </w:r>
      <w:r w:rsidR="003D2F85">
        <w:t xml:space="preserve"> te nakon određenog perioda taj bi subjekt trebao imati mogućnost prepoznati traženi objekt na novom uzorku, nekom iz kojeg nije učio te ga prvi puta vidi. Kada računalo ima tu mogućnost, onda kažemo da posjeduje umjetnu inteligenciju. </w:t>
      </w:r>
      <w:r w:rsidR="003D2F85" w:rsidRPr="003D2F85">
        <w:t>Umjetna inteligencija (UI) je naziv koji pridajemo svakom neživom sustavu koji pokazuje sposobnost snalaženja u novim situacijama (inteligenciju).</w:t>
      </w:r>
      <w:r w:rsidR="005E5440">
        <w:t xml:space="preserve"> Inteligencija se stječe učenjem novih pojmova</w:t>
      </w:r>
      <w:r>
        <w:t xml:space="preserve"> i znanja te je učenje ključno za stjecanje i povećanje inteligencije.</w:t>
      </w:r>
    </w:p>
    <w:p w14:paraId="6C1E5B49" w14:textId="53830537" w:rsidR="003D2F85" w:rsidRDefault="00F05011" w:rsidP="003D2F85">
      <w:r>
        <w:t>Definicija učenja, prema rječniku, je:</w:t>
      </w:r>
    </w:p>
    <w:p w14:paraId="646BF21C" w14:textId="229A8CB6" w:rsidR="00F05011" w:rsidRDefault="00F05011">
      <w:pPr>
        <w:pStyle w:val="ListParagraph"/>
        <w:numPr>
          <w:ilvl w:val="0"/>
          <w:numId w:val="1"/>
        </w:numPr>
        <w:pPrChange w:id="909" w:author="Kristijan Vrabec (kvrabec)" w:date="2018-12-08T16:57:00Z">
          <w:pPr>
            <w:pStyle w:val="ListParagraph"/>
            <w:numPr>
              <w:numId w:val="7"/>
            </w:numPr>
            <w:ind w:left="1069" w:hanging="360"/>
          </w:pPr>
        </w:pPrChange>
      </w:pPr>
      <w:r>
        <w:t>Dobivanje znanja učenjem, iskustvom</w:t>
      </w:r>
    </w:p>
    <w:p w14:paraId="302E73CF" w14:textId="4B7D49E9" w:rsidR="00F05011" w:rsidRDefault="00F05011">
      <w:pPr>
        <w:pStyle w:val="ListParagraph"/>
        <w:numPr>
          <w:ilvl w:val="0"/>
          <w:numId w:val="1"/>
        </w:numPr>
        <w:pPrChange w:id="910" w:author="Kristijan Vrabec (kvrabec)" w:date="2018-12-08T16:57:00Z">
          <w:pPr>
            <w:pStyle w:val="ListParagraph"/>
            <w:numPr>
              <w:numId w:val="7"/>
            </w:numPr>
            <w:ind w:left="1069" w:hanging="360"/>
          </w:pPr>
        </w:pPrChange>
      </w:pPr>
      <w:r>
        <w:t>Učenje preko informacija ili promatranjem</w:t>
      </w:r>
    </w:p>
    <w:p w14:paraId="20895F4A" w14:textId="6AA88F8A" w:rsidR="00F05011" w:rsidRDefault="00F05011">
      <w:pPr>
        <w:pStyle w:val="ListParagraph"/>
        <w:numPr>
          <w:ilvl w:val="0"/>
          <w:numId w:val="1"/>
        </w:numPr>
        <w:pPrChange w:id="911" w:author="Kristijan Vrabec (kvrabec)" w:date="2018-12-08T16:57:00Z">
          <w:pPr>
            <w:pStyle w:val="ListParagraph"/>
            <w:numPr>
              <w:numId w:val="7"/>
            </w:numPr>
            <w:ind w:left="1069" w:hanging="360"/>
          </w:pPr>
        </w:pPrChange>
      </w:pPr>
      <w:r>
        <w:t>Pamćenje</w:t>
      </w:r>
    </w:p>
    <w:p w14:paraId="1A21FEC4" w14:textId="5F978CCE" w:rsidR="00F05011" w:rsidRDefault="00F05011">
      <w:pPr>
        <w:pStyle w:val="ListParagraph"/>
        <w:numPr>
          <w:ilvl w:val="0"/>
          <w:numId w:val="1"/>
        </w:numPr>
        <w:pPrChange w:id="912" w:author="Kristijan Vrabec (kvrabec)" w:date="2018-12-08T16:57:00Z">
          <w:pPr>
            <w:pStyle w:val="ListParagraph"/>
            <w:numPr>
              <w:numId w:val="7"/>
            </w:numPr>
            <w:ind w:left="1069" w:hanging="360"/>
          </w:pPr>
        </w:pPrChange>
      </w:pPr>
      <w:r>
        <w:t>Dobivanje instrukcija</w:t>
      </w:r>
    </w:p>
    <w:p w14:paraId="5401A0D0" w14:textId="54F1CD97" w:rsidR="00C1010C" w:rsidRDefault="00C1010C">
      <w:pPr>
        <w:pStyle w:val="ListParagraph"/>
        <w:numPr>
          <w:ilvl w:val="0"/>
          <w:numId w:val="1"/>
        </w:numPr>
        <w:pPrChange w:id="913" w:author="Kristijan Vrabec (kvrabec)" w:date="2018-12-08T16:57:00Z">
          <w:pPr>
            <w:pStyle w:val="ListParagraph"/>
            <w:numPr>
              <w:numId w:val="7"/>
            </w:numPr>
            <w:ind w:left="1069" w:hanging="360"/>
          </w:pPr>
        </w:pPrChange>
      </w:pPr>
      <w:r>
        <w:t>Utvrđivanje</w:t>
      </w:r>
    </w:p>
    <w:p w14:paraId="292F5555" w14:textId="77777777" w:rsidR="00740F9D" w:rsidRDefault="000E5C7C" w:rsidP="00901479">
      <w:pPr>
        <w:ind w:firstLine="0"/>
      </w:pPr>
      <w:r>
        <w:lastRenderedPageBreak/>
        <w:t xml:space="preserve">Ta definicija vrijedi za ljude, dok za računala vrijede </w:t>
      </w:r>
      <w:r w:rsidR="00740F9D">
        <w:t xml:space="preserve">samo </w:t>
      </w:r>
      <w:r>
        <w:t xml:space="preserve">zadnje tri točke. Prve dvije točke ne mogu biti primijenjene na računala jer je nemoguće utvrditi da li je računalo samostalno prikupilo informacije i naučilo, ne možemo ga pitati ili očitati informacije. </w:t>
      </w:r>
      <w:r w:rsidR="00740F9D">
        <w:t xml:space="preserve">Zadnje tri točke su dosta trivijalne i jednostavne i na takav način se mogu izvršiti na računalu. </w:t>
      </w:r>
    </w:p>
    <w:p w14:paraId="714F1F7B" w14:textId="52028FA6" w:rsidR="00901479" w:rsidRDefault="00740F9D" w:rsidP="00740F9D">
      <w:r>
        <w:t>Strojno učenje</w:t>
      </w:r>
      <w:r w:rsidR="00CA25FC">
        <w:t xml:space="preserve"> </w:t>
      </w:r>
      <w:r w:rsidR="00866352">
        <w:t xml:space="preserve">je </w:t>
      </w:r>
      <w:r w:rsidR="006F21B8">
        <w:t>grana</w:t>
      </w:r>
      <w:r w:rsidR="00866352">
        <w:t xml:space="preserve"> </w:t>
      </w:r>
      <w:r w:rsidR="006A5B6A">
        <w:t xml:space="preserve">umjetne inteligencije koje često koristi statističke tehnike kako bi računalu dalo mogućnost da uči iz podataka, bez da je eksplicitno </w:t>
      </w:r>
      <w:r w:rsidR="004E4C0F">
        <w:t>programirano.</w:t>
      </w:r>
      <w:r w:rsidR="0090601E">
        <w:t xml:space="preserve"> Strojno učenje se temelji na algoritmima koji imaju mogućnost učiti i dati predikciju rezultata temeljenu na nekoj vrsti podataka. Takvi algoritmi daju rezultate temeljene na prijašnjim ulaznim podacima</w:t>
      </w:r>
      <w:r w:rsidR="006A1D40">
        <w:t xml:space="preserve"> te balansiraju svoje parametre ovisno o novim ulazima</w:t>
      </w:r>
      <w:r w:rsidR="0090601E">
        <w:t xml:space="preserve">, ne </w:t>
      </w:r>
      <w:r w:rsidR="006A1D40">
        <w:t>slijede</w:t>
      </w:r>
      <w:r w:rsidR="0090601E">
        <w:t xml:space="preserve"> strogo zadana pravila</w:t>
      </w:r>
      <w:r w:rsidR="006A1D40">
        <w:t>. Dobar primjer bio bi email filter, koji ima početni ulazni set podataka i ključne riječi koje traži u tekstu, te kasnije prilagođava svoj korpus ovisno o korisničkim unosima. Nove email-ove, koji su označeni kao „</w:t>
      </w:r>
      <w:proofErr w:type="spellStart"/>
      <w:r w:rsidR="006A1D40" w:rsidRPr="006A1D40">
        <w:rPr>
          <w:i/>
        </w:rPr>
        <w:t>spam</w:t>
      </w:r>
      <w:proofErr w:type="spellEnd"/>
      <w:r w:rsidR="006A1D40">
        <w:t>“, pr</w:t>
      </w:r>
      <w:ins w:id="914" w:author="Kristijan Vrabec (kvrabec)" w:date="2018-12-09T18:09:00Z">
        <w:r w:rsidR="00966938">
          <w:t>o</w:t>
        </w:r>
      </w:ins>
      <w:del w:id="915" w:author="Kristijan Vrabec (kvrabec)" w:date="2018-12-09T18:09:00Z">
        <w:r w:rsidR="006A1D40" w:rsidDel="00966938">
          <w:delText>i</w:delText>
        </w:r>
      </w:del>
      <w:r w:rsidR="006A1D40">
        <w:t xml:space="preserve">vlači kroz razne algoritme i uspoređuje s drugima te tako pronalazi nove ključne riječi i dodaje ih u svoj korpus. Iako takvi algoritmi rade sa velikom točnošću, i dalje nisu savršeni i mogu pogriješiti. </w:t>
      </w:r>
      <w:r w:rsidR="00B17B5D">
        <w:tab/>
      </w:r>
    </w:p>
    <w:p w14:paraId="392EAD5C" w14:textId="14843EF2" w:rsidR="001E4DA3" w:rsidRDefault="00B17B5D" w:rsidP="00C73C53">
      <w:pPr>
        <w:pStyle w:val="Heading2"/>
      </w:pPr>
      <w:bookmarkStart w:id="916" w:name="_Toc532148301"/>
      <w:r>
        <w:t>Vrste</w:t>
      </w:r>
      <w:r w:rsidR="007E1DE2">
        <w:t xml:space="preserve"> strojnog</w:t>
      </w:r>
      <w:r>
        <w:t xml:space="preserve"> učenja</w:t>
      </w:r>
      <w:bookmarkEnd w:id="916"/>
    </w:p>
    <w:p w14:paraId="517AA3BE" w14:textId="5474259D" w:rsidR="00B17B5D" w:rsidRDefault="00B17B5D" w:rsidP="00B17B5D">
      <w:pPr>
        <w:ind w:firstLine="357"/>
      </w:pPr>
      <w:r>
        <w:t>Postoji nekoliko vrsta strojnog učenja</w:t>
      </w:r>
      <w:r w:rsidR="001873A0">
        <w:t>:</w:t>
      </w:r>
      <w:r w:rsidR="001873A0" w:rsidRPr="001873A0">
        <w:rPr>
          <w:rStyle w:val="FootnoteReference"/>
        </w:rPr>
        <w:t xml:space="preserve"> </w:t>
      </w:r>
    </w:p>
    <w:p w14:paraId="56EFC740" w14:textId="6ED4EE53" w:rsidR="00B17B5D" w:rsidRDefault="00B17B5D">
      <w:pPr>
        <w:pStyle w:val="ListParagraph"/>
        <w:numPr>
          <w:ilvl w:val="0"/>
          <w:numId w:val="2"/>
        </w:numPr>
        <w:pPrChange w:id="917" w:author="Kristijan Vrabec (kvrabec)" w:date="2018-12-08T16:57:00Z">
          <w:pPr>
            <w:pStyle w:val="ListParagraph"/>
            <w:numPr>
              <w:numId w:val="20"/>
            </w:numPr>
            <w:tabs>
              <w:tab w:val="num" w:pos="360"/>
              <w:tab w:val="num" w:pos="720"/>
            </w:tabs>
            <w:ind w:hanging="720"/>
          </w:pPr>
        </w:pPrChange>
      </w:pPr>
      <w:r>
        <w:t>Nadzirano učenje</w:t>
      </w:r>
    </w:p>
    <w:p w14:paraId="79C7E1EE" w14:textId="437A1C36" w:rsidR="00B17B5D" w:rsidRDefault="00B17B5D">
      <w:pPr>
        <w:pStyle w:val="ListParagraph"/>
        <w:numPr>
          <w:ilvl w:val="1"/>
          <w:numId w:val="2"/>
        </w:numPr>
        <w:pPrChange w:id="918" w:author="Kristijan Vrabec (kvrabec)" w:date="2018-12-08T16:57:00Z">
          <w:pPr>
            <w:pStyle w:val="ListParagraph"/>
            <w:numPr>
              <w:ilvl w:val="1"/>
              <w:numId w:val="20"/>
            </w:numPr>
            <w:tabs>
              <w:tab w:val="num" w:pos="360"/>
              <w:tab w:val="num" w:pos="1440"/>
            </w:tabs>
            <w:ind w:left="1440" w:hanging="720"/>
          </w:pPr>
        </w:pPrChange>
      </w:pPr>
      <w:r>
        <w:t>Polu-nadzirano učenje</w:t>
      </w:r>
    </w:p>
    <w:p w14:paraId="3E9921CD" w14:textId="12E0E347" w:rsidR="00B17B5D" w:rsidRDefault="00B17B5D">
      <w:pPr>
        <w:pStyle w:val="ListParagraph"/>
        <w:numPr>
          <w:ilvl w:val="1"/>
          <w:numId w:val="2"/>
        </w:numPr>
        <w:pPrChange w:id="919" w:author="Kristijan Vrabec (kvrabec)" w:date="2018-12-08T16:57:00Z">
          <w:pPr>
            <w:pStyle w:val="ListParagraph"/>
            <w:numPr>
              <w:ilvl w:val="1"/>
              <w:numId w:val="20"/>
            </w:numPr>
            <w:tabs>
              <w:tab w:val="num" w:pos="360"/>
              <w:tab w:val="num" w:pos="1440"/>
            </w:tabs>
            <w:ind w:left="1440" w:hanging="720"/>
          </w:pPr>
        </w:pPrChange>
      </w:pPr>
      <w:r>
        <w:t>Aktivno učenje</w:t>
      </w:r>
    </w:p>
    <w:p w14:paraId="587BE772" w14:textId="47380EF0" w:rsidR="00B17B5D" w:rsidRDefault="00B17B5D">
      <w:pPr>
        <w:pStyle w:val="ListParagraph"/>
        <w:numPr>
          <w:ilvl w:val="1"/>
          <w:numId w:val="2"/>
        </w:numPr>
        <w:pPrChange w:id="920" w:author="Kristijan Vrabec (kvrabec)" w:date="2018-12-08T16:57:00Z">
          <w:pPr>
            <w:pStyle w:val="ListParagraph"/>
            <w:numPr>
              <w:ilvl w:val="1"/>
              <w:numId w:val="20"/>
            </w:numPr>
            <w:tabs>
              <w:tab w:val="num" w:pos="360"/>
              <w:tab w:val="num" w:pos="1440"/>
            </w:tabs>
            <w:ind w:left="1440" w:hanging="720"/>
          </w:pPr>
        </w:pPrChange>
      </w:pPr>
      <w:r>
        <w:t>Učenje pojačavanjem</w:t>
      </w:r>
    </w:p>
    <w:p w14:paraId="775A74F8" w14:textId="4CA1EE72" w:rsidR="00B17B5D" w:rsidRDefault="00B17B5D">
      <w:pPr>
        <w:pStyle w:val="ListParagraph"/>
        <w:numPr>
          <w:ilvl w:val="0"/>
          <w:numId w:val="2"/>
        </w:numPr>
        <w:pPrChange w:id="921" w:author="Kristijan Vrabec (kvrabec)" w:date="2018-12-08T16:57:00Z">
          <w:pPr>
            <w:pStyle w:val="ListParagraph"/>
            <w:numPr>
              <w:numId w:val="20"/>
            </w:numPr>
            <w:tabs>
              <w:tab w:val="num" w:pos="360"/>
              <w:tab w:val="num" w:pos="720"/>
            </w:tabs>
            <w:ind w:hanging="720"/>
          </w:pPr>
        </w:pPrChange>
      </w:pPr>
      <w:r>
        <w:t>Nenadzirano učenje</w:t>
      </w:r>
    </w:p>
    <w:p w14:paraId="60A426A8" w14:textId="43DCFDE2" w:rsidR="00B17B5D" w:rsidRDefault="00651625" w:rsidP="00B17B5D">
      <w:pPr>
        <w:ind w:firstLine="708"/>
      </w:pPr>
      <w:r>
        <w:t>U nadziranom učenju dostupan je skup uzoraka za učenje i za svaki uzorak je poznat rezultat. Tijekom procesa učenja izvode se iteracije ponavljanja istih uzoraka sve dok izlaz ne odgovara očekivanim rezultatima.</w:t>
      </w:r>
    </w:p>
    <w:p w14:paraId="6F98DBFF" w14:textId="0BFF8612" w:rsidR="00366E12" w:rsidRDefault="00366E12" w:rsidP="00366E12">
      <w:pPr>
        <w:keepNext/>
        <w:ind w:firstLine="0"/>
        <w:jc w:val="center"/>
      </w:pPr>
      <w:r>
        <w:rPr>
          <w:noProof/>
        </w:rPr>
        <w:lastRenderedPageBreak/>
        <w:drawing>
          <wp:inline distT="0" distB="0" distL="0" distR="0" wp14:anchorId="67486484" wp14:editId="5ADC569C">
            <wp:extent cx="2952750" cy="135139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2715" cy="1378835"/>
                    </a:xfrm>
                    <a:prstGeom prst="rect">
                      <a:avLst/>
                    </a:prstGeom>
                  </pic:spPr>
                </pic:pic>
              </a:graphicData>
            </a:graphic>
          </wp:inline>
        </w:drawing>
      </w:r>
    </w:p>
    <w:p w14:paraId="0A40958E" w14:textId="5936748E" w:rsidR="00366E12" w:rsidRPr="00366E12" w:rsidRDefault="00366E12" w:rsidP="00392580">
      <w:pPr>
        <w:pStyle w:val="Caption"/>
        <w:ind w:firstLine="0"/>
        <w:jc w:val="center"/>
        <w:rPr>
          <w:sz w:val="20"/>
        </w:rPr>
      </w:pPr>
      <w:bookmarkStart w:id="922" w:name="_Toc532138238"/>
      <w:r w:rsidRPr="00366E12">
        <w:rPr>
          <w:sz w:val="20"/>
        </w:rPr>
        <w:t xml:space="preserve">Slika </w:t>
      </w:r>
      <w:r w:rsidRPr="00366E12">
        <w:rPr>
          <w:sz w:val="20"/>
        </w:rPr>
        <w:fldChar w:fldCharType="begin"/>
      </w:r>
      <w:r w:rsidRPr="00366E12">
        <w:rPr>
          <w:sz w:val="20"/>
        </w:rPr>
        <w:instrText xml:space="preserve"> SEQ Slika \* ARABIC </w:instrText>
      </w:r>
      <w:r w:rsidRPr="00366E12">
        <w:rPr>
          <w:sz w:val="20"/>
        </w:rPr>
        <w:fldChar w:fldCharType="separate"/>
      </w:r>
      <w:r w:rsidR="00895B34">
        <w:rPr>
          <w:noProof/>
          <w:sz w:val="20"/>
        </w:rPr>
        <w:t>5</w:t>
      </w:r>
      <w:r w:rsidRPr="00366E12">
        <w:rPr>
          <w:sz w:val="20"/>
        </w:rPr>
        <w:fldChar w:fldCharType="end"/>
      </w:r>
      <w:r w:rsidRPr="00366E12">
        <w:rPr>
          <w:sz w:val="20"/>
        </w:rPr>
        <w:t xml:space="preserve"> Nadzirano učenje</w:t>
      </w:r>
      <w:bookmarkEnd w:id="922"/>
    </w:p>
    <w:p w14:paraId="1004A118" w14:textId="7210D176" w:rsidR="00651625" w:rsidRDefault="00651625" w:rsidP="00B17B5D">
      <w:pPr>
        <w:ind w:firstLine="708"/>
      </w:pPr>
      <w:r>
        <w:t xml:space="preserve">Polu-nadzirano učenje se temelji na nadziranom učenju, no uzorci često nisu potpuni, odnosno svi uzorci za učenje sadrže ulazne parametre, ali samo neki sadrže i izlazne. </w:t>
      </w:r>
    </w:p>
    <w:p w14:paraId="31123295" w14:textId="2D1F1DCF" w:rsidR="00651625" w:rsidRDefault="00651625" w:rsidP="00B17B5D">
      <w:pPr>
        <w:ind w:firstLine="708"/>
      </w:pPr>
      <w:r>
        <w:t>Aktivno učenje je specijalan slučaj polu-nadziranog učenja u kojem algoritam zahtjeva unose korisnika za određeni ulaz kako bi se dobio željeni izlaz za nove uzorke.</w:t>
      </w:r>
    </w:p>
    <w:p w14:paraId="1DC74CFE" w14:textId="5FE115F5" w:rsidR="004D43C3" w:rsidRDefault="004D43C3" w:rsidP="00B17B5D">
      <w:pPr>
        <w:ind w:firstLine="708"/>
      </w:pPr>
      <w:r>
        <w:t>Nenadzirano učenje je slično kao i nadzirano učenje, no za skup uzoraka ne postoje poznati rezultati koji bi se uspoređivali sa izlazima. Tijekom učenja mreža na različite ulazne uzorke reagira na različite načine te tako stvara internu reprezentaciju ulaznih podataka. Ova vrsta učenja se najčešće koristi kod grupiranja podataka te prepoznavanja sličnosti.</w:t>
      </w:r>
    </w:p>
    <w:p w14:paraId="2F11E187" w14:textId="31BCC777" w:rsidR="00366E12" w:rsidRDefault="00366E12" w:rsidP="00366E12">
      <w:pPr>
        <w:keepNext/>
        <w:ind w:firstLine="0"/>
        <w:jc w:val="center"/>
      </w:pPr>
      <w:r>
        <w:rPr>
          <w:noProof/>
        </w:rPr>
        <w:drawing>
          <wp:inline distT="0" distB="0" distL="0" distR="0" wp14:anchorId="506BE0DC" wp14:editId="7777EEB7">
            <wp:extent cx="2867025" cy="13652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923"/>
                    <a:stretch/>
                  </pic:blipFill>
                  <pic:spPr bwMode="auto">
                    <a:xfrm>
                      <a:off x="0" y="0"/>
                      <a:ext cx="2890616" cy="1376484"/>
                    </a:xfrm>
                    <a:prstGeom prst="rect">
                      <a:avLst/>
                    </a:prstGeom>
                    <a:ln>
                      <a:noFill/>
                    </a:ln>
                    <a:extLst>
                      <a:ext uri="{53640926-AAD7-44D8-BBD7-CCE9431645EC}">
                        <a14:shadowObscured xmlns:a14="http://schemas.microsoft.com/office/drawing/2010/main"/>
                      </a:ext>
                    </a:extLst>
                  </pic:spPr>
                </pic:pic>
              </a:graphicData>
            </a:graphic>
          </wp:inline>
        </w:drawing>
      </w:r>
    </w:p>
    <w:p w14:paraId="5914434D" w14:textId="6CB5A5AD" w:rsidR="00366E12" w:rsidRPr="00366E12" w:rsidRDefault="00366E12" w:rsidP="00392580">
      <w:pPr>
        <w:pStyle w:val="Caption"/>
        <w:ind w:firstLine="0"/>
        <w:jc w:val="center"/>
        <w:rPr>
          <w:sz w:val="20"/>
        </w:rPr>
      </w:pPr>
      <w:bookmarkStart w:id="923" w:name="_Toc532138239"/>
      <w:r w:rsidRPr="00366E12">
        <w:rPr>
          <w:sz w:val="20"/>
        </w:rPr>
        <w:t xml:space="preserve">Slika </w:t>
      </w:r>
      <w:r w:rsidRPr="00366E12">
        <w:rPr>
          <w:sz w:val="20"/>
        </w:rPr>
        <w:fldChar w:fldCharType="begin"/>
      </w:r>
      <w:r w:rsidRPr="00366E12">
        <w:rPr>
          <w:sz w:val="20"/>
        </w:rPr>
        <w:instrText xml:space="preserve"> SEQ Slika \* ARABIC </w:instrText>
      </w:r>
      <w:r w:rsidRPr="00366E12">
        <w:rPr>
          <w:sz w:val="20"/>
        </w:rPr>
        <w:fldChar w:fldCharType="separate"/>
      </w:r>
      <w:r w:rsidR="00895B34">
        <w:rPr>
          <w:noProof/>
          <w:sz w:val="20"/>
        </w:rPr>
        <w:t>6</w:t>
      </w:r>
      <w:r w:rsidRPr="00366E12">
        <w:rPr>
          <w:sz w:val="20"/>
        </w:rPr>
        <w:fldChar w:fldCharType="end"/>
      </w:r>
      <w:r w:rsidRPr="00366E12">
        <w:rPr>
          <w:sz w:val="20"/>
        </w:rPr>
        <w:t xml:space="preserve"> Nenadzirano učenje</w:t>
      </w:r>
      <w:bookmarkEnd w:id="923"/>
    </w:p>
    <w:p w14:paraId="7D13C4B0" w14:textId="51A1C34B" w:rsidR="00C43D81" w:rsidRDefault="004D43C3" w:rsidP="006D1810">
      <w:pPr>
        <w:ind w:firstLine="708"/>
      </w:pPr>
      <w:r>
        <w:t xml:space="preserve">Učenje pojačavanjem je hibridni način koji uključuje aspekte nadziranog i nenadziranog učenja. Neuronska mreža prima uzorke za učenje za koje nema očekivanog rezultata, ali je za svaki izlaz poznato je li on ispravan ili neispravan za zadani ulaz, što je postignuto povratnom vezom. </w:t>
      </w:r>
    </w:p>
    <w:p w14:paraId="45CE010B" w14:textId="77777777" w:rsidR="00C43D81" w:rsidRDefault="00C43D81">
      <w:pPr>
        <w:spacing w:after="160" w:line="259" w:lineRule="auto"/>
        <w:ind w:firstLine="0"/>
        <w:jc w:val="left"/>
      </w:pPr>
      <w:r>
        <w:br w:type="page"/>
      </w:r>
    </w:p>
    <w:p w14:paraId="27867AC8" w14:textId="60D7EB9B" w:rsidR="004E25DE" w:rsidRDefault="0026414B" w:rsidP="00372E4D">
      <w:pPr>
        <w:pStyle w:val="Heading2"/>
      </w:pPr>
      <w:bookmarkStart w:id="924" w:name="_Toc532148302"/>
      <w:r>
        <w:lastRenderedPageBreak/>
        <w:t>Koraci</w:t>
      </w:r>
      <w:r w:rsidR="005A2308">
        <w:t xml:space="preserve"> strojnog učenja</w:t>
      </w:r>
      <w:bookmarkEnd w:id="924"/>
    </w:p>
    <w:p w14:paraId="19B57254" w14:textId="4D6C100D" w:rsidR="006F21B8" w:rsidRDefault="00BE5905" w:rsidP="007D244E">
      <w:r>
        <w:t>Strojno učenje je</w:t>
      </w:r>
      <w:r w:rsidR="006F21B8">
        <w:t xml:space="preserve"> grana umjetne inteligencije koja se još uvijek uvelike razvija i otkrivaju se novi i efikasniji načini kako bi proces bio što učinkovitiji. No, iako se strojno učenje još uvijek razvija, postoje određeni koraci koji će se uvijek morati slijediti, a to su redom:</w:t>
      </w:r>
    </w:p>
    <w:p w14:paraId="1C7A325F" w14:textId="77777777" w:rsidR="006F21B8" w:rsidRDefault="006F21B8">
      <w:pPr>
        <w:pStyle w:val="ListParagraph"/>
        <w:numPr>
          <w:ilvl w:val="0"/>
          <w:numId w:val="4"/>
        </w:numPr>
        <w:pPrChange w:id="925" w:author="Kristijan Vrabec (kvrabec)" w:date="2018-12-08T16:57:00Z">
          <w:pPr>
            <w:pStyle w:val="ListParagraph"/>
            <w:numPr>
              <w:numId w:val="21"/>
            </w:numPr>
            <w:tabs>
              <w:tab w:val="num" w:pos="360"/>
              <w:tab w:val="num" w:pos="720"/>
            </w:tabs>
            <w:ind w:hanging="720"/>
          </w:pPr>
        </w:pPrChange>
      </w:pPr>
      <w:r>
        <w:t>Prikupljanje podataka</w:t>
      </w:r>
    </w:p>
    <w:p w14:paraId="3366EBC8" w14:textId="77777777" w:rsidR="006F21B8" w:rsidRDefault="006F21B8">
      <w:pPr>
        <w:pStyle w:val="ListParagraph"/>
        <w:numPr>
          <w:ilvl w:val="0"/>
          <w:numId w:val="4"/>
        </w:numPr>
        <w:pPrChange w:id="926" w:author="Kristijan Vrabec (kvrabec)" w:date="2018-12-08T16:57:00Z">
          <w:pPr>
            <w:pStyle w:val="ListParagraph"/>
            <w:numPr>
              <w:numId w:val="21"/>
            </w:numPr>
            <w:tabs>
              <w:tab w:val="num" w:pos="360"/>
              <w:tab w:val="num" w:pos="720"/>
            </w:tabs>
            <w:ind w:hanging="720"/>
          </w:pPr>
        </w:pPrChange>
      </w:pPr>
      <w:r>
        <w:t>Priprema i prilagodba podataka za strojno učenje</w:t>
      </w:r>
    </w:p>
    <w:p w14:paraId="1B74C356" w14:textId="5F8D39EA" w:rsidR="006F21B8" w:rsidRDefault="00616852">
      <w:pPr>
        <w:pStyle w:val="ListParagraph"/>
        <w:numPr>
          <w:ilvl w:val="0"/>
          <w:numId w:val="4"/>
        </w:numPr>
        <w:pPrChange w:id="927" w:author="Kristijan Vrabec (kvrabec)" w:date="2018-12-08T16:57:00Z">
          <w:pPr>
            <w:pStyle w:val="ListParagraph"/>
            <w:numPr>
              <w:numId w:val="21"/>
            </w:numPr>
            <w:tabs>
              <w:tab w:val="num" w:pos="360"/>
              <w:tab w:val="num" w:pos="720"/>
            </w:tabs>
            <w:ind w:hanging="720"/>
          </w:pPr>
        </w:pPrChange>
      </w:pPr>
      <w:r>
        <w:t>Kreiranje</w:t>
      </w:r>
      <w:r w:rsidR="006F21B8">
        <w:t xml:space="preserve"> modela</w:t>
      </w:r>
    </w:p>
    <w:p w14:paraId="2F37D5DE" w14:textId="77777777" w:rsidR="006F21B8" w:rsidRDefault="006F21B8">
      <w:pPr>
        <w:pStyle w:val="ListParagraph"/>
        <w:numPr>
          <w:ilvl w:val="0"/>
          <w:numId w:val="4"/>
        </w:numPr>
        <w:pPrChange w:id="928" w:author="Kristijan Vrabec (kvrabec)" w:date="2018-12-08T16:57:00Z">
          <w:pPr>
            <w:pStyle w:val="ListParagraph"/>
            <w:numPr>
              <w:numId w:val="21"/>
            </w:numPr>
            <w:tabs>
              <w:tab w:val="num" w:pos="360"/>
              <w:tab w:val="num" w:pos="720"/>
            </w:tabs>
            <w:ind w:hanging="720"/>
          </w:pPr>
        </w:pPrChange>
      </w:pPr>
      <w:r>
        <w:t>Treniranje modela</w:t>
      </w:r>
    </w:p>
    <w:p w14:paraId="03960D6A" w14:textId="77777777" w:rsidR="006F21B8" w:rsidRDefault="006F21B8">
      <w:pPr>
        <w:pStyle w:val="ListParagraph"/>
        <w:numPr>
          <w:ilvl w:val="0"/>
          <w:numId w:val="4"/>
        </w:numPr>
        <w:pPrChange w:id="929" w:author="Kristijan Vrabec (kvrabec)" w:date="2018-12-08T16:57:00Z">
          <w:pPr>
            <w:pStyle w:val="ListParagraph"/>
            <w:numPr>
              <w:numId w:val="21"/>
            </w:numPr>
            <w:tabs>
              <w:tab w:val="num" w:pos="360"/>
              <w:tab w:val="num" w:pos="720"/>
            </w:tabs>
            <w:ind w:hanging="720"/>
          </w:pPr>
        </w:pPrChange>
      </w:pPr>
      <w:r>
        <w:t>Evaluacija modela</w:t>
      </w:r>
    </w:p>
    <w:p w14:paraId="40DE4A18" w14:textId="26FCCCB6" w:rsidR="00885F2A" w:rsidRDefault="006F21B8">
      <w:pPr>
        <w:pStyle w:val="ListParagraph"/>
        <w:numPr>
          <w:ilvl w:val="0"/>
          <w:numId w:val="4"/>
        </w:numPr>
        <w:pPrChange w:id="930" w:author="Kristijan Vrabec (kvrabec)" w:date="2018-12-08T16:57:00Z">
          <w:pPr>
            <w:pStyle w:val="ListParagraph"/>
            <w:numPr>
              <w:numId w:val="21"/>
            </w:numPr>
            <w:tabs>
              <w:tab w:val="num" w:pos="360"/>
              <w:tab w:val="num" w:pos="720"/>
            </w:tabs>
            <w:ind w:hanging="720"/>
          </w:pPr>
        </w:pPrChange>
      </w:pPr>
      <w:r>
        <w:t>Mijenjanje parametara ovisno o rezultatima</w:t>
      </w:r>
    </w:p>
    <w:p w14:paraId="5123AF4B" w14:textId="544F9B49" w:rsidR="00392580" w:rsidRDefault="00392580" w:rsidP="00BA040A">
      <w:pPr>
        <w:ind w:firstLine="0"/>
      </w:pPr>
      <w:r>
        <w:t>U daljnjem tekstu se opisuje proces nadziranog strojnog učenja.</w:t>
      </w:r>
      <w:r w:rsidR="002F5EA7">
        <w:t xml:space="preserve"> Pošto je prikupljanje podataka slično kao i kod dubinske analize podataka, taj se dio preskače.</w:t>
      </w:r>
    </w:p>
    <w:p w14:paraId="3561FBF0" w14:textId="0680951A" w:rsidR="00226E6E" w:rsidRDefault="00226E6E" w:rsidP="00226E6E">
      <w:pPr>
        <w:pStyle w:val="Heading3"/>
      </w:pPr>
      <w:bookmarkStart w:id="931" w:name="_Toc532148303"/>
      <w:r>
        <w:t>Priprema i prilagodba podataka za strojno učenje</w:t>
      </w:r>
      <w:bookmarkEnd w:id="931"/>
      <w:r>
        <w:t xml:space="preserve"> </w:t>
      </w:r>
    </w:p>
    <w:p w14:paraId="5BCDB578" w14:textId="25C96447" w:rsidR="00F03264" w:rsidRDefault="00226E6E" w:rsidP="00226E6E">
      <w:r>
        <w:t xml:space="preserve">Podaci prikupljeni sa bilo kojeg izvora nisu dobar ulazni set za strojno učenje, potrebno ih je prilagoditi kako bi ih algoritam mogao razumjeti. Za početak, može se proći kroz sve podatke i ukloniti duplikate, jer dupli podaci u setu podataka stvaraju samo smetnju i </w:t>
      </w:r>
      <w:r w:rsidR="008E0AE9">
        <w:t>mogu imati negativan</w:t>
      </w:r>
      <w:r>
        <w:t xml:space="preserve"> utjecaj na rezultate strojnog učenja. Zatim je potrebno ispraviti greške i nedostatke u podacima.</w:t>
      </w:r>
      <w:r w:rsidR="00BD0A6D">
        <w:t xml:space="preserve"> </w:t>
      </w:r>
      <w:r>
        <w:t>Ako podaci ne sadrže neke vrijednost</w:t>
      </w:r>
      <w:r w:rsidR="00320AAA">
        <w:t>, tj. nepotpuni su</w:t>
      </w:r>
      <w:r>
        <w:t xml:space="preserve">, može doći do grešaka u algoritmu za učenje ili algoritam može naučiti krive vrijednosti, stoga je te podatke potrebno ispraviti ili izbaciti kako bi ubrzao i unaprijedio proces učenja. </w:t>
      </w:r>
      <w:r w:rsidR="00320AAA">
        <w:t xml:space="preserve">No isto tako je moguće da te vrijednosti neće imati značajan utjecaj na proces učenja, stoga se mogu zanemariti. Vrijednosti koje nedostaju su uglavnom označene sa numeričkom vrijednosti (-1, 0), praznim mjestom ili '-' znakom. </w:t>
      </w:r>
    </w:p>
    <w:p w14:paraId="0B0B0952" w14:textId="6E29BBA6" w:rsidR="00226E6E" w:rsidRDefault="00F03264" w:rsidP="00F03264">
      <w:pPr>
        <w:pStyle w:val="NoSpacing"/>
      </w:pPr>
      <w:r>
        <w:rPr>
          <w:noProof/>
        </w:rPr>
        <w:drawing>
          <wp:inline distT="0" distB="0" distL="0" distR="0" wp14:anchorId="7ADA7902" wp14:editId="639D775A">
            <wp:extent cx="5760720" cy="1019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19810"/>
                    </a:xfrm>
                    <a:prstGeom prst="rect">
                      <a:avLst/>
                    </a:prstGeom>
                  </pic:spPr>
                </pic:pic>
              </a:graphicData>
            </a:graphic>
          </wp:inline>
        </w:drawing>
      </w:r>
    </w:p>
    <w:p w14:paraId="609B735D" w14:textId="7AD16449" w:rsidR="00F03264" w:rsidRPr="008E0AE9" w:rsidRDefault="000B43A3" w:rsidP="00F03264">
      <w:pPr>
        <w:pStyle w:val="Caption"/>
        <w:ind w:firstLine="0"/>
        <w:jc w:val="center"/>
        <w:rPr>
          <w:sz w:val="20"/>
          <w:szCs w:val="20"/>
        </w:rPr>
      </w:pPr>
      <w:r>
        <w:rPr>
          <w:sz w:val="20"/>
          <w:szCs w:val="20"/>
        </w:rPr>
        <w:br/>
      </w:r>
      <w:bookmarkStart w:id="932" w:name="_Toc532138240"/>
      <w:r w:rsidR="00F03264" w:rsidRPr="008E0AE9">
        <w:rPr>
          <w:sz w:val="20"/>
          <w:szCs w:val="20"/>
        </w:rPr>
        <w:t xml:space="preserve">Slika </w:t>
      </w:r>
      <w:r w:rsidR="00F03264" w:rsidRPr="008E0AE9">
        <w:rPr>
          <w:sz w:val="20"/>
          <w:szCs w:val="20"/>
        </w:rPr>
        <w:fldChar w:fldCharType="begin"/>
      </w:r>
      <w:r w:rsidR="00F03264" w:rsidRPr="008E0AE9">
        <w:rPr>
          <w:sz w:val="20"/>
          <w:szCs w:val="20"/>
        </w:rPr>
        <w:instrText xml:space="preserve"> SEQ Slika \* ARABIC </w:instrText>
      </w:r>
      <w:r w:rsidR="00F03264" w:rsidRPr="008E0AE9">
        <w:rPr>
          <w:sz w:val="20"/>
          <w:szCs w:val="20"/>
        </w:rPr>
        <w:fldChar w:fldCharType="separate"/>
      </w:r>
      <w:r w:rsidR="00895B34">
        <w:rPr>
          <w:noProof/>
          <w:sz w:val="20"/>
          <w:szCs w:val="20"/>
        </w:rPr>
        <w:t>7</w:t>
      </w:r>
      <w:r w:rsidR="00F03264" w:rsidRPr="008E0AE9">
        <w:rPr>
          <w:sz w:val="20"/>
          <w:szCs w:val="20"/>
        </w:rPr>
        <w:fldChar w:fldCharType="end"/>
      </w:r>
      <w:r w:rsidR="00F03264" w:rsidRPr="008E0AE9">
        <w:rPr>
          <w:sz w:val="20"/>
          <w:szCs w:val="20"/>
        </w:rPr>
        <w:t xml:space="preserve"> Primjer nepotpunih/netočnih podataka</w:t>
      </w:r>
      <w:bookmarkEnd w:id="932"/>
    </w:p>
    <w:p w14:paraId="41714E2E" w14:textId="790A59AF" w:rsidR="00226E6E" w:rsidRDefault="004A6327" w:rsidP="00226E6E">
      <w:r>
        <w:lastRenderedPageBreak/>
        <w:t>Nakon uklanjanja duplikata i grešaka</w:t>
      </w:r>
      <w:r w:rsidR="00C67D3B">
        <w:t>, potrebno je pretvoriti podatke u računalu razumljive podatke i normalizirati vrijednosti. T</w:t>
      </w:r>
      <w:r w:rsidR="00350C29">
        <w:t>o</w:t>
      </w:r>
      <w:r w:rsidR="00C67D3B">
        <w:t xml:space="preserve"> ukratko znači da bi svaki podatak iz ulaznog seta podataka trebao imat jedinstvenu brojčanu vrijednost kako bi ih algoritam za strojno učenje mogao razlikovati.</w:t>
      </w:r>
      <w:r w:rsidR="00350C29">
        <w:t xml:space="preserve"> </w:t>
      </w:r>
      <w:del w:id="933" w:author="Kristijan Vrabec (kvrabec)" w:date="2018-12-09T21:02:00Z">
        <w:r w:rsidR="00C13497" w:rsidDel="002B7510">
          <w:delText xml:space="preserve">Za pretvaranje ulaznih podataka u brojčane vrijednosti postoje razna gotova rješenja, a ovdje će se opisati </w:delText>
        </w:r>
        <w:r w:rsidR="006B0F3A" w:rsidDel="002B7510">
          <w:delText>postupak pretvaranja teksta u brojčane vrijednosti, pošto se koristi kasnije u praktičnom dijelu.</w:delText>
        </w:r>
      </w:del>
      <w:ins w:id="934" w:author="Kristijan Vrabec (kvrabec)" w:date="2018-12-09T21:02:00Z">
        <w:r w:rsidR="002B7510">
          <w:t>P</w:t>
        </w:r>
      </w:ins>
      <w:ins w:id="935" w:author="Kristijan Vrabec (kvrabec)" w:date="2018-12-09T21:03:00Z">
        <w:r w:rsidR="002B7510">
          <w:t xml:space="preserve">ostoje razna gotova rješenja poput </w:t>
        </w:r>
        <w:proofErr w:type="spellStart"/>
        <w:r w:rsidR="002B7510">
          <w:t>GloVe</w:t>
        </w:r>
        <w:proofErr w:type="spellEnd"/>
        <w:r w:rsidR="002B7510">
          <w:t xml:space="preserve">, </w:t>
        </w:r>
        <w:bookmarkStart w:id="936" w:name="_Hlk532152840"/>
        <w:r w:rsidR="002B7510">
          <w:t>globalni vektor za reprezentaciju riječi (eng.</w:t>
        </w:r>
      </w:ins>
      <w:ins w:id="937" w:author="Kristijan Vrabec (kvrabec)" w:date="2018-12-09T21:04:00Z">
        <w:r w:rsidR="002B7510">
          <w:t xml:space="preserve"> </w:t>
        </w:r>
        <w:r w:rsidR="002B7510" w:rsidRPr="002B7510">
          <w:t xml:space="preserve">Global </w:t>
        </w:r>
        <w:proofErr w:type="spellStart"/>
        <w:r w:rsidR="002B7510" w:rsidRPr="002B7510">
          <w:t>Vectors</w:t>
        </w:r>
        <w:proofErr w:type="spellEnd"/>
        <w:r w:rsidR="002B7510" w:rsidRPr="002B7510">
          <w:t xml:space="preserve"> for Word </w:t>
        </w:r>
        <w:proofErr w:type="spellStart"/>
        <w:r w:rsidR="002B7510" w:rsidRPr="002B7510">
          <w:t>Representation</w:t>
        </w:r>
        <w:proofErr w:type="spellEnd"/>
        <w:r w:rsidR="002B7510">
          <w:t xml:space="preserve">). </w:t>
        </w:r>
      </w:ins>
      <w:bookmarkEnd w:id="936"/>
      <w:ins w:id="938" w:author="Kristijan Vrabec (kvrabec)" w:date="2018-12-09T21:08:00Z">
        <w:r w:rsidR="00893CAB">
          <w:t>Jedno jednostavno rješenje je dodavanje svih</w:t>
        </w:r>
      </w:ins>
      <w:ins w:id="939" w:author="Kristijan Vrabec (kvrabec)" w:date="2018-12-09T21:09:00Z">
        <w:r w:rsidR="00893CAB">
          <w:t xml:space="preserve"> jedinstvenih</w:t>
        </w:r>
      </w:ins>
      <w:ins w:id="940" w:author="Kristijan Vrabec (kvrabec)" w:date="2018-12-09T21:08:00Z">
        <w:r w:rsidR="00893CAB">
          <w:t xml:space="preserve"> riječi u listu</w:t>
        </w:r>
      </w:ins>
      <w:ins w:id="941" w:author="Kristijan Vrabec (kvrabec)" w:date="2018-12-09T21:09:00Z">
        <w:r w:rsidR="00893CAB">
          <w:t xml:space="preserve"> </w:t>
        </w:r>
      </w:ins>
      <w:ins w:id="942" w:author="Kristijan Vrabec (kvrabec)" w:date="2018-12-09T21:10:00Z">
        <w:r w:rsidR="00893CAB">
          <w:t>pa je brojčana reprezentacija riječi indeks elementa u listi.</w:t>
        </w:r>
      </w:ins>
    </w:p>
    <w:p w14:paraId="471FDFF6" w14:textId="3412FB6D" w:rsidR="00A05EB4" w:rsidRDefault="00A05EB4" w:rsidP="00A05EB4">
      <w:pPr>
        <w:pStyle w:val="Heading4"/>
      </w:pPr>
      <w:r>
        <w:t xml:space="preserve"> Kreiranje seta podataka</w:t>
      </w:r>
    </w:p>
    <w:p w14:paraId="08A142FD" w14:textId="6E7E0D4C" w:rsidR="00A05EB4" w:rsidRDefault="00A05EB4" w:rsidP="00A05EB4">
      <w:r>
        <w:t>Daljnja prilagodba podataka odvija se tako da se podaci dijele u setove. Jedan se set podataka koristi za učenje</w:t>
      </w:r>
      <w:r w:rsidR="00B744EF">
        <w:t xml:space="preserve"> i formiranje modela</w:t>
      </w:r>
      <w:r w:rsidR="00392580">
        <w:t>, odnosno treniranje</w:t>
      </w:r>
      <w:r w:rsidR="007F4BCC">
        <w:t>, trening set</w:t>
      </w:r>
      <w:r>
        <w:t xml:space="preserve">, dok se drugi set podataka koristi za </w:t>
      </w:r>
      <w:r w:rsidR="00410006">
        <w:t>test</w:t>
      </w:r>
      <w:r>
        <w:t xml:space="preserve"> modela</w:t>
      </w:r>
      <w:r w:rsidR="007F4BCC">
        <w:t xml:space="preserve">, </w:t>
      </w:r>
      <w:r w:rsidR="00410006">
        <w:t xml:space="preserve">testni </w:t>
      </w:r>
      <w:r w:rsidR="007F4BCC">
        <w:t>set</w:t>
      </w:r>
      <w:r w:rsidR="00392580">
        <w:t xml:space="preserve">. </w:t>
      </w:r>
      <w:r w:rsidR="007F4BCC">
        <w:t xml:space="preserve">Trening </w:t>
      </w:r>
      <w:r w:rsidR="00392580">
        <w:t>set podataka</w:t>
      </w:r>
      <w:r w:rsidR="007F4BCC">
        <w:t xml:space="preserve"> trebao</w:t>
      </w:r>
      <w:r w:rsidR="00392580">
        <w:t xml:space="preserve"> </w:t>
      </w:r>
      <w:r w:rsidR="007F4BCC">
        <w:t xml:space="preserve">bi </w:t>
      </w:r>
      <w:del w:id="943" w:author="Kristijan Vrabec (kvrabec)" w:date="2018-12-09T18:10:00Z">
        <w:r w:rsidR="00392580" w:rsidDel="00966938">
          <w:delText>sadrž</w:delText>
        </w:r>
        <w:r w:rsidR="007F4BCC" w:rsidDel="00966938">
          <w:delText>ati</w:delText>
        </w:r>
        <w:r w:rsidR="00392580" w:rsidDel="00966938">
          <w:delText xml:space="preserve"> </w:delText>
        </w:r>
      </w:del>
      <w:ins w:id="944" w:author="Kristijan Vrabec (kvrabec)" w:date="2018-12-09T18:10:00Z">
        <w:r w:rsidR="00966938">
          <w:t xml:space="preserve">sadržavati </w:t>
        </w:r>
      </w:ins>
      <w:r w:rsidR="00392580">
        <w:t>sve vri</w:t>
      </w:r>
      <w:r w:rsidR="007F4BCC">
        <w:t xml:space="preserve">jednosti, odnosno ulazne i izlazne podatke, dok bi </w:t>
      </w:r>
      <w:r w:rsidR="00410006">
        <w:t>testni</w:t>
      </w:r>
      <w:r w:rsidR="007F4BCC">
        <w:t xml:space="preserve"> set podatka trebao sadržavat samo ulazne podatke.</w:t>
      </w:r>
      <w:r w:rsidR="00B744EF">
        <w:t xml:space="preserve"> Testni set podataka ne bi se trebao mijenjati sve dok se ne kreira najbolji model. Koristi se za evaluaciju modela kao set nepoznatih i još ne viđenih podataka.</w:t>
      </w:r>
      <w:r w:rsidR="007F4BCC">
        <w:t xml:space="preserve"> Omjer tih setova u odnosu na sveukupni set podatka je uglavnom 7:3 ili 8:2</w:t>
      </w:r>
      <w:r w:rsidR="00175A63">
        <w:t xml:space="preserve">. </w:t>
      </w:r>
      <w:r w:rsidR="00320AAA">
        <w:t>Dobra je praksa nasumično spremati podatke u setove podataka, kako bi se izbjeglo „navikavanje“ algoritma na određene vrijednosti.</w:t>
      </w:r>
    </w:p>
    <w:p w14:paraId="7E3523FB" w14:textId="14D205EF" w:rsidR="00004C38" w:rsidRDefault="00920052" w:rsidP="00004C38">
      <w:pPr>
        <w:pStyle w:val="NoSpacing"/>
        <w:keepNext/>
      </w:pPr>
      <w:r>
        <w:rPr>
          <w:noProof/>
        </w:rPr>
        <w:drawing>
          <wp:inline distT="0" distB="0" distL="0" distR="0" wp14:anchorId="266D17C7" wp14:editId="7456C4D7">
            <wp:extent cx="2422525" cy="2619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 t="1532" r="9" b="-685"/>
                    <a:stretch/>
                  </pic:blipFill>
                  <pic:spPr bwMode="auto">
                    <a:xfrm>
                      <a:off x="0" y="0"/>
                      <a:ext cx="2450498" cy="2649621"/>
                    </a:xfrm>
                    <a:prstGeom prst="rect">
                      <a:avLst/>
                    </a:prstGeom>
                    <a:noFill/>
                    <a:ln>
                      <a:noFill/>
                    </a:ln>
                    <a:extLst>
                      <a:ext uri="{53640926-AAD7-44D8-BBD7-CCE9431645EC}">
                        <a14:shadowObscured xmlns:a14="http://schemas.microsoft.com/office/drawing/2010/main"/>
                      </a:ext>
                    </a:extLst>
                  </pic:spPr>
                </pic:pic>
              </a:graphicData>
            </a:graphic>
          </wp:inline>
        </w:drawing>
      </w:r>
    </w:p>
    <w:p w14:paraId="4730FCF9" w14:textId="00BF7866" w:rsidR="007C082D" w:rsidRPr="00A05EB4" w:rsidRDefault="00004C38" w:rsidP="00004C38">
      <w:pPr>
        <w:pStyle w:val="Caption"/>
        <w:ind w:firstLine="0"/>
        <w:jc w:val="center"/>
      </w:pPr>
      <w:bookmarkStart w:id="945" w:name="_Toc532138241"/>
      <w:r>
        <w:t xml:space="preserve">Slika </w:t>
      </w:r>
      <w:r w:rsidR="00A32F9A">
        <w:rPr>
          <w:noProof/>
        </w:rPr>
        <w:fldChar w:fldCharType="begin"/>
      </w:r>
      <w:r w:rsidR="00A32F9A">
        <w:rPr>
          <w:noProof/>
        </w:rPr>
        <w:instrText xml:space="preserve"> SEQ Slika \* ARABIC </w:instrText>
      </w:r>
      <w:r w:rsidR="00A32F9A">
        <w:rPr>
          <w:noProof/>
        </w:rPr>
        <w:fldChar w:fldCharType="separate"/>
      </w:r>
      <w:r w:rsidR="00895B34">
        <w:rPr>
          <w:noProof/>
        </w:rPr>
        <w:t>8</w:t>
      </w:r>
      <w:r w:rsidR="00A32F9A">
        <w:rPr>
          <w:noProof/>
        </w:rPr>
        <w:fldChar w:fldCharType="end"/>
      </w:r>
      <w:r>
        <w:t xml:space="preserve"> Podjela početnog seta podataka na trening i test set</w:t>
      </w:r>
      <w:bookmarkEnd w:id="945"/>
    </w:p>
    <w:p w14:paraId="5A082294" w14:textId="49A7EBED" w:rsidR="00042626" w:rsidRDefault="00616852" w:rsidP="00E753FA">
      <w:pPr>
        <w:pStyle w:val="Heading3"/>
      </w:pPr>
      <w:bookmarkStart w:id="946" w:name="_Toc532148304"/>
      <w:r>
        <w:t>Kreiranje</w:t>
      </w:r>
      <w:r w:rsidR="00042626">
        <w:t xml:space="preserve"> modela</w:t>
      </w:r>
      <w:bookmarkEnd w:id="946"/>
    </w:p>
    <w:p w14:paraId="5390300E" w14:textId="64485EC8" w:rsidR="00720492" w:rsidRDefault="00616852" w:rsidP="000944C3">
      <w:r>
        <w:t>Kreiranje</w:t>
      </w:r>
      <w:r w:rsidR="001E7798">
        <w:t xml:space="preserve"> modela ovisi o ulaznim podacima</w:t>
      </w:r>
      <w:r w:rsidR="002F18A2">
        <w:t xml:space="preserve">. </w:t>
      </w:r>
      <w:r>
        <w:t xml:space="preserve">Model se kreira prema parametrima ulaznih podataka, odnosno mora imati onoliko ulaza koliko je ulaznih podataka, te isto tako i sa izlazima. </w:t>
      </w:r>
      <w:r w:rsidR="007B7D15">
        <w:t xml:space="preserve">Između ulaznog i izlaznog sloja se nalaze slojevi koji sadrže neurone </w:t>
      </w:r>
      <w:r w:rsidR="007B7D15">
        <w:lastRenderedPageBreak/>
        <w:t xml:space="preserve">čije vrijednosti zapravo određuju model. Također, moguće je kombinirati više modela tako da izlaz jednog bude ulaz drugog. </w:t>
      </w:r>
      <w:r w:rsidR="004C7280">
        <w:t xml:space="preserve">Postoji mnogo gotovih modela koje su znanstvenici kreirali pomoću svojih istraživanja koji se vrlo lako mogu pronaći i upotrijebiti. Primjerice, postoje gotovi modeli za slikovne tipove podataka, tekstualne, numeričke i sl. </w:t>
      </w:r>
      <w:del w:id="947" w:author="Kristijan Vrabec (kvrabec)" w:date="2018-12-08T17:42:00Z">
        <w:r w:rsidR="00AC78D0" w:rsidDel="00482D16">
          <w:delText xml:space="preserve">Jedan od glavnih dijelova modela je algoritam za strojno učenje. Zapravo taj algoritam određuje vrijednosti modela i dobar algoritam za učenje može uvelike ubrzati proces učenja. </w:delText>
        </w:r>
      </w:del>
      <w:r w:rsidR="00AC78D0">
        <w:t>Neki od poznatijih algoritama za učenje su:</w:t>
      </w:r>
    </w:p>
    <w:p w14:paraId="62DBCD90" w14:textId="4B94B153" w:rsidR="00AC78D0" w:rsidRDefault="00F03264">
      <w:pPr>
        <w:pStyle w:val="ListParagraph"/>
        <w:numPr>
          <w:ilvl w:val="0"/>
          <w:numId w:val="6"/>
        </w:numPr>
        <w:pPrChange w:id="948" w:author="Kristijan Vrabec (kvrabec)" w:date="2018-12-08T16:57:00Z">
          <w:pPr>
            <w:pStyle w:val="ListParagraph"/>
            <w:numPr>
              <w:numId w:val="22"/>
            </w:numPr>
            <w:tabs>
              <w:tab w:val="num" w:pos="360"/>
              <w:tab w:val="num" w:pos="720"/>
            </w:tabs>
            <w:ind w:hanging="720"/>
          </w:pPr>
        </w:pPrChange>
      </w:pPr>
      <w:bookmarkStart w:id="949" w:name="_Hlk524119531"/>
      <w:r>
        <w:t>Linearna regresija</w:t>
      </w:r>
      <w:r w:rsidR="0071267A">
        <w:t xml:space="preserve"> </w:t>
      </w:r>
      <w:bookmarkEnd w:id="949"/>
      <w:r w:rsidR="0071267A">
        <w:t>(</w:t>
      </w:r>
      <w:r w:rsidR="006A1E6C">
        <w:t>engleski</w:t>
      </w:r>
      <w:r w:rsidR="0071267A">
        <w:t xml:space="preserve">. </w:t>
      </w:r>
      <w:proofErr w:type="spellStart"/>
      <w:r w:rsidR="0071267A" w:rsidRPr="001B2E62">
        <w:rPr>
          <w:i/>
        </w:rPr>
        <w:t>Linear</w:t>
      </w:r>
      <w:proofErr w:type="spellEnd"/>
      <w:r w:rsidR="0071267A" w:rsidRPr="001B2E62">
        <w:rPr>
          <w:i/>
        </w:rPr>
        <w:t xml:space="preserve"> </w:t>
      </w:r>
      <w:proofErr w:type="spellStart"/>
      <w:r w:rsidR="0071267A" w:rsidRPr="001B2E62">
        <w:rPr>
          <w:i/>
        </w:rPr>
        <w:t>Regression</w:t>
      </w:r>
      <w:proofErr w:type="spellEnd"/>
      <w:r w:rsidR="0071267A">
        <w:t>)</w:t>
      </w:r>
    </w:p>
    <w:p w14:paraId="694347C3" w14:textId="2734EA71" w:rsidR="00F03264" w:rsidRDefault="00F03264">
      <w:pPr>
        <w:pStyle w:val="ListParagraph"/>
        <w:numPr>
          <w:ilvl w:val="0"/>
          <w:numId w:val="6"/>
        </w:numPr>
        <w:pPrChange w:id="950" w:author="Kristijan Vrabec (kvrabec)" w:date="2018-12-08T16:57:00Z">
          <w:pPr>
            <w:pStyle w:val="ListParagraph"/>
            <w:numPr>
              <w:numId w:val="22"/>
            </w:numPr>
            <w:tabs>
              <w:tab w:val="num" w:pos="360"/>
              <w:tab w:val="num" w:pos="720"/>
            </w:tabs>
            <w:ind w:hanging="720"/>
          </w:pPr>
        </w:pPrChange>
      </w:pPr>
      <w:r>
        <w:t>Stabla odluke</w:t>
      </w:r>
      <w:r w:rsidR="0071267A">
        <w:t xml:space="preserve"> (</w:t>
      </w:r>
      <w:r w:rsidR="006A1E6C">
        <w:t>engleski</w:t>
      </w:r>
      <w:r w:rsidR="0071267A">
        <w:t xml:space="preserve">. </w:t>
      </w:r>
      <w:proofErr w:type="spellStart"/>
      <w:r w:rsidR="0071267A" w:rsidRPr="001B2E62">
        <w:rPr>
          <w:i/>
        </w:rPr>
        <w:t>Decision</w:t>
      </w:r>
      <w:proofErr w:type="spellEnd"/>
      <w:r w:rsidR="0071267A" w:rsidRPr="001B2E62">
        <w:rPr>
          <w:i/>
        </w:rPr>
        <w:t xml:space="preserve"> </w:t>
      </w:r>
      <w:proofErr w:type="spellStart"/>
      <w:r w:rsidR="0071267A" w:rsidRPr="001B2E62">
        <w:rPr>
          <w:i/>
        </w:rPr>
        <w:t>Trees</w:t>
      </w:r>
      <w:proofErr w:type="spellEnd"/>
      <w:r w:rsidR="0071267A">
        <w:t>)</w:t>
      </w:r>
    </w:p>
    <w:p w14:paraId="1D5ADA2B" w14:textId="0CB3D8B7" w:rsidR="00F03264" w:rsidRDefault="0071267A">
      <w:pPr>
        <w:pStyle w:val="ListParagraph"/>
        <w:numPr>
          <w:ilvl w:val="0"/>
          <w:numId w:val="6"/>
        </w:numPr>
        <w:pPrChange w:id="951" w:author="Kristijan Vrabec (kvrabec)" w:date="2018-12-08T16:57:00Z">
          <w:pPr>
            <w:pStyle w:val="ListParagraph"/>
            <w:numPr>
              <w:numId w:val="22"/>
            </w:numPr>
            <w:tabs>
              <w:tab w:val="num" w:pos="360"/>
              <w:tab w:val="num" w:pos="720"/>
            </w:tabs>
            <w:ind w:hanging="720"/>
          </w:pPr>
        </w:pPrChange>
      </w:pPr>
      <w:r>
        <w:t>Naivna Bayes</w:t>
      </w:r>
      <w:r w:rsidR="00707C7C">
        <w:t>-</w:t>
      </w:r>
      <w:r>
        <w:t>ova klasifikacija (</w:t>
      </w:r>
      <w:r w:rsidR="00707C7C">
        <w:t>engleski</w:t>
      </w:r>
      <w:r>
        <w:t xml:space="preserve">. </w:t>
      </w:r>
      <w:r w:rsidRPr="001B2E62">
        <w:rPr>
          <w:i/>
        </w:rPr>
        <w:t xml:space="preserve">Naive Bayes </w:t>
      </w:r>
      <w:proofErr w:type="spellStart"/>
      <w:r w:rsidRPr="001B2E62">
        <w:rPr>
          <w:i/>
        </w:rPr>
        <w:t>Classification</w:t>
      </w:r>
      <w:proofErr w:type="spellEnd"/>
      <w:r>
        <w:t>)</w:t>
      </w:r>
    </w:p>
    <w:p w14:paraId="4B500FF5" w14:textId="5F172198" w:rsidR="00F92C2F" w:rsidRDefault="004917EB" w:rsidP="00F92C2F">
      <w:pPr>
        <w:pStyle w:val="Heading4"/>
      </w:pPr>
      <w:r>
        <w:t xml:space="preserve"> </w:t>
      </w:r>
      <w:r w:rsidR="00F92C2F">
        <w:t>Linearna regresija</w:t>
      </w:r>
    </w:p>
    <w:p w14:paraId="55F190AD" w14:textId="74D119F6" w:rsidR="00F92C2F" w:rsidRDefault="00F92C2F" w:rsidP="00F92C2F">
      <w:r>
        <w:t xml:space="preserve">Linearna regresija je idealna kada su svi podaci numerički. </w:t>
      </w:r>
      <w:r w:rsidR="00F27C06">
        <w:t>Ovaj algoritam ostvaruje ve</w:t>
      </w:r>
      <w:ins w:id="952" w:author="Kristijan Vrabec (kvrabec)" w:date="2018-12-09T18:11:00Z">
        <w:r w:rsidR="00966938">
          <w:t>z</w:t>
        </w:r>
      </w:ins>
      <w:del w:id="953" w:author="Kristijan Vrabec (kvrabec)" w:date="2018-12-09T18:11:00Z">
        <w:r w:rsidR="00F27C06" w:rsidDel="00966938">
          <w:delText>ž</w:delText>
        </w:r>
      </w:del>
      <w:r w:rsidR="00F27C06">
        <w:t xml:space="preserve">u između ulaznih i izlaznih vrijednosti preko najboljeg pravca, koji se još naziva regresijska linija. Najčešće se koristi za procjenu rasta i pada cijena nekretnina, dionica i sl. Vrlo je dobar izbor za statističke procjene, no problem je ako podaci pokazuju nelinearnu zavisnost, tada se </w:t>
      </w:r>
      <w:r w:rsidR="00500D95">
        <w:t>regresijska linija nikada neće pronaći.</w:t>
      </w:r>
    </w:p>
    <w:p w14:paraId="0B4BFB84" w14:textId="0F73A8D6" w:rsidR="00F06719" w:rsidRDefault="00D64E80" w:rsidP="000C14C5">
      <w:pPr>
        <w:pStyle w:val="NoSpacing"/>
      </w:pPr>
      <w:r>
        <w:rPr>
          <w:noProof/>
        </w:rPr>
        <w:drawing>
          <wp:inline distT="0" distB="0" distL="0" distR="0" wp14:anchorId="5F662D02" wp14:editId="0BE4FE4E">
            <wp:extent cx="5671760" cy="3648075"/>
            <wp:effectExtent l="0" t="0" r="5715" b="0"/>
            <wp:docPr id="13" name="Picture 13" descr="https://ip.index.hr/remote/indexnew.s3.index.hr/images2/Clipboard01slik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dex.hr/remote/indexnew.s3.index.hr/images2/Clipboard01slika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584" cy="3827415"/>
                    </a:xfrm>
                    <a:prstGeom prst="rect">
                      <a:avLst/>
                    </a:prstGeom>
                    <a:noFill/>
                    <a:ln>
                      <a:noFill/>
                    </a:ln>
                  </pic:spPr>
                </pic:pic>
              </a:graphicData>
            </a:graphic>
          </wp:inline>
        </w:drawing>
      </w:r>
    </w:p>
    <w:p w14:paraId="55987FAD" w14:textId="32729BCC" w:rsidR="00AE348B" w:rsidRDefault="000C14C5" w:rsidP="00920052">
      <w:pPr>
        <w:pStyle w:val="Caption"/>
        <w:ind w:firstLine="0"/>
        <w:jc w:val="center"/>
        <w:rPr>
          <w:sz w:val="20"/>
        </w:rPr>
      </w:pPr>
      <w:r>
        <w:rPr>
          <w:sz w:val="20"/>
        </w:rPr>
        <w:br/>
      </w:r>
      <w:bookmarkStart w:id="954" w:name="_Toc532138242"/>
      <w:r w:rsidR="00F06719" w:rsidRPr="00F06719">
        <w:rPr>
          <w:sz w:val="20"/>
        </w:rPr>
        <w:t xml:space="preserve">Slika </w:t>
      </w:r>
      <w:r w:rsidR="00F06719" w:rsidRPr="00F06719">
        <w:rPr>
          <w:sz w:val="20"/>
        </w:rPr>
        <w:fldChar w:fldCharType="begin"/>
      </w:r>
      <w:r w:rsidR="00F06719" w:rsidRPr="00F06719">
        <w:rPr>
          <w:sz w:val="20"/>
        </w:rPr>
        <w:instrText xml:space="preserve"> SEQ Slika \* ARABIC </w:instrText>
      </w:r>
      <w:r w:rsidR="00F06719" w:rsidRPr="00F06719">
        <w:rPr>
          <w:sz w:val="20"/>
        </w:rPr>
        <w:fldChar w:fldCharType="separate"/>
      </w:r>
      <w:r w:rsidR="00895B34">
        <w:rPr>
          <w:noProof/>
          <w:sz w:val="20"/>
        </w:rPr>
        <w:t>9</w:t>
      </w:r>
      <w:r w:rsidR="00F06719" w:rsidRPr="00F06719">
        <w:rPr>
          <w:sz w:val="20"/>
        </w:rPr>
        <w:fldChar w:fldCharType="end"/>
      </w:r>
      <w:r w:rsidR="00F06719" w:rsidRPr="00F06719">
        <w:rPr>
          <w:sz w:val="20"/>
        </w:rPr>
        <w:t xml:space="preserve"> </w:t>
      </w:r>
      <w:r w:rsidR="00F06719">
        <w:rPr>
          <w:sz w:val="20"/>
        </w:rPr>
        <w:t xml:space="preserve">Primjer </w:t>
      </w:r>
      <w:r w:rsidR="00F06719">
        <w:t xml:space="preserve">regresijske </w:t>
      </w:r>
      <w:r w:rsidR="00F06719">
        <w:rPr>
          <w:sz w:val="20"/>
        </w:rPr>
        <w:t>linije U</w:t>
      </w:r>
      <w:r w:rsidR="00F06719" w:rsidRPr="00F06719">
        <w:rPr>
          <w:sz w:val="20"/>
        </w:rPr>
        <w:t xml:space="preserve">djel poreza u BDP u usporedbi s BDP </w:t>
      </w:r>
      <w:r w:rsidR="00602A4C">
        <w:rPr>
          <w:sz w:val="20"/>
        </w:rPr>
        <w:t>po glavi</w:t>
      </w:r>
      <w:bookmarkEnd w:id="954"/>
      <w:r w:rsidR="00A7331A">
        <w:rPr>
          <w:sz w:val="20"/>
        </w:rPr>
        <w:br/>
      </w:r>
    </w:p>
    <w:p w14:paraId="2BD2DC37" w14:textId="77777777" w:rsidR="00AE348B" w:rsidRDefault="00AE348B">
      <w:pPr>
        <w:spacing w:after="160" w:line="259" w:lineRule="auto"/>
        <w:ind w:firstLine="0"/>
        <w:jc w:val="left"/>
        <w:rPr>
          <w:i/>
          <w:iCs/>
          <w:color w:val="44546A" w:themeColor="text2"/>
          <w:sz w:val="20"/>
          <w:szCs w:val="18"/>
        </w:rPr>
      </w:pPr>
      <w:r>
        <w:rPr>
          <w:sz w:val="20"/>
        </w:rPr>
        <w:br w:type="page"/>
      </w:r>
    </w:p>
    <w:p w14:paraId="11A84821" w14:textId="7814EB6C" w:rsidR="00A3394D" w:rsidRDefault="00A3394D" w:rsidP="00A3394D">
      <w:pPr>
        <w:pStyle w:val="Heading4"/>
      </w:pPr>
      <w:r>
        <w:lastRenderedPageBreak/>
        <w:t xml:space="preserve"> Stabla odluke</w:t>
      </w:r>
    </w:p>
    <w:p w14:paraId="0B100B75" w14:textId="4702F0AA" w:rsidR="004917EB" w:rsidRDefault="006B57B4" w:rsidP="006B57B4">
      <w:r>
        <w:t xml:space="preserve">Stabla odluke, kao i svugdje, rade na principu podjeli pa vladaj. </w:t>
      </w:r>
      <w:r w:rsidR="00C10D14">
        <w:t xml:space="preserve">U ovom algoritmu se vrijednosti dijele na dvije ili više homogenih setova. Mora se pronaći </w:t>
      </w:r>
      <w:r w:rsidR="000C14C5">
        <w:t>najčišći</w:t>
      </w:r>
      <w:r w:rsidR="00C10D14">
        <w:t xml:space="preserve"> </w:t>
      </w:r>
      <w:r w:rsidR="00D64E80">
        <w:t xml:space="preserve">ulazni atribut koji će se pozicionirati kao korijen stabla. </w:t>
      </w:r>
      <w:r w:rsidR="000C14C5">
        <w:t>Mjera za čistoću ulaznog atributa je informacija i mjeri se u bitovima. Informacija predstavlja očekivanu količinu informacija koja je potrebna da bi se odredilo da li je novi ulazni podatak klasificiran kao istina ili laž. Računa se prema sljedećoj formuli:</w:t>
      </w:r>
    </w:p>
    <w:p w14:paraId="56D7889E" w14:textId="4B531164" w:rsidR="00443CE7" w:rsidRPr="00443CE7" w:rsidRDefault="00443CE7" w:rsidP="00443CE7">
      <w:pPr>
        <w:ind w:firstLine="0"/>
        <w:rPr>
          <w:rFonts w:eastAsiaTheme="minorEastAsia"/>
        </w:rPr>
      </w:pPr>
      <m:oMathPara>
        <m:oMath>
          <m:r>
            <w:rPr>
              <w:rFonts w:ascii="Cambria Math" w:hAnsi="Cambria Math"/>
            </w:rPr>
            <m:t>IG</m:t>
          </m:r>
          <m:d>
            <m:dPr>
              <m:ctrlPr>
                <w:ins w:id="955" w:author="Kristijan Vrabec (kvrabec)" w:date="2018-12-08T22:07:00Z">
                  <w:rPr>
                    <w:rFonts w:ascii="Cambria Math" w:hAnsi="Cambria Math"/>
                    <w:i/>
                  </w:rPr>
                </w:ins>
              </m:ctrlPr>
            </m:dPr>
            <m:e>
              <m:r>
                <w:rPr>
                  <w:rFonts w:ascii="Cambria Math" w:hAnsi="Cambria Math"/>
                </w:rPr>
                <m:t>A,S</m:t>
              </m:r>
            </m:e>
          </m:d>
          <m:r>
            <w:rPr>
              <w:rFonts w:ascii="Cambria Math" w:hAnsi="Cambria Math"/>
            </w:rPr>
            <m:t>=H</m:t>
          </m:r>
          <m:d>
            <m:dPr>
              <m:ctrlPr>
                <w:ins w:id="956" w:author="Kristijan Vrabec (kvrabec)" w:date="2018-12-08T22:07:00Z">
                  <w:rPr>
                    <w:rFonts w:ascii="Cambria Math" w:hAnsi="Cambria Math"/>
                    <w:i/>
                  </w:rPr>
                </w:ins>
              </m:ctrlPr>
            </m:dPr>
            <m:e>
              <m:r>
                <w:rPr>
                  <w:rFonts w:ascii="Cambria Math" w:hAnsi="Cambria Math"/>
                </w:rPr>
                <m:t>S</m:t>
              </m:r>
            </m:e>
          </m:d>
          <m:r>
            <w:rPr>
              <w:rFonts w:ascii="Cambria Math" w:hAnsi="Cambria Math"/>
            </w:rPr>
            <m:t xml:space="preserve">- </m:t>
          </m:r>
          <m:nary>
            <m:naryPr>
              <m:chr m:val="∑"/>
              <m:limLoc m:val="undOvr"/>
              <m:supHide m:val="1"/>
              <m:ctrlPr>
                <w:ins w:id="957" w:author="Kristijan Vrabec (kvrabec)" w:date="2018-12-08T22:07:00Z">
                  <w:rPr>
                    <w:rFonts w:ascii="Cambria Math" w:hAnsi="Cambria Math"/>
                    <w:i/>
                  </w:rPr>
                </w:ins>
              </m:ctrlPr>
            </m:naryPr>
            <m:sub>
              <m:r>
                <w:rPr>
                  <w:rFonts w:ascii="Cambria Math" w:hAnsi="Cambria Math"/>
                </w:rPr>
                <m:t>t€T</m:t>
              </m:r>
            </m:sub>
            <m:sup/>
            <m:e>
              <m:r>
                <w:rPr>
                  <w:rFonts w:ascii="Cambria Math" w:hAnsi="Cambria Math"/>
                </w:rPr>
                <m:t>p</m:t>
              </m:r>
              <m:d>
                <m:dPr>
                  <m:ctrlPr>
                    <w:ins w:id="958" w:author="Kristijan Vrabec (kvrabec)" w:date="2018-12-08T22:07:00Z">
                      <w:rPr>
                        <w:rFonts w:ascii="Cambria Math" w:hAnsi="Cambria Math"/>
                        <w:i/>
                      </w:rPr>
                    </w:ins>
                  </m:ctrlPr>
                </m:dPr>
                <m:e>
                  <m:r>
                    <w:rPr>
                      <w:rFonts w:ascii="Cambria Math" w:hAnsi="Cambria Math"/>
                    </w:rPr>
                    <m:t>t</m:t>
                  </m:r>
                </m:e>
              </m:d>
              <m:r>
                <w:rPr>
                  <w:rFonts w:ascii="Cambria Math" w:hAnsi="Cambria Math"/>
                </w:rPr>
                <m:t>H(t)</m:t>
              </m:r>
            </m:e>
          </m:nary>
        </m:oMath>
      </m:oMathPara>
    </w:p>
    <w:p w14:paraId="4CCEF72E" w14:textId="6FD523B8" w:rsidR="00443CE7" w:rsidRPr="00443CE7" w:rsidRDefault="005D0345" w:rsidP="00443CE7">
      <w:pPr>
        <w:ind w:firstLine="0"/>
      </w:pPr>
      <w:r>
        <w:t xml:space="preserve">A predstavlja atribut na koji se ulazni set dijeli, S je ulazni set podataka, T je set podataka kreiran razdvajanjem atributa A od seta S, p(t) je udio broja elemenata t </w:t>
      </w:r>
      <w:del w:id="959" w:author="Kristijan Vrabec (kvrabec)" w:date="2018-12-09T17:03:00Z">
        <w:r w:rsidDel="00DE2D71">
          <w:delText xml:space="preserve"> </w:delText>
        </w:r>
      </w:del>
      <w:r>
        <w:t xml:space="preserve">u setu S. </w:t>
      </w:r>
      <w:r w:rsidR="00443CE7">
        <w:t>H(S) je entropija</w:t>
      </w:r>
      <w:r>
        <w:t xml:space="preserve"> seta S</w:t>
      </w:r>
      <w:r w:rsidR="00443CE7">
        <w:t xml:space="preserve">, koja predstavlja čistoću podataka u </w:t>
      </w:r>
      <w:r>
        <w:t xml:space="preserve">proizvoljnoj </w:t>
      </w:r>
      <w:del w:id="960" w:author="Kristijan Vrabec (kvrabec)" w:date="2018-12-09T17:03:00Z">
        <w:r w:rsidR="006C158F" w:rsidRPr="006C158F" w:rsidDel="00DE2D71">
          <w:delText xml:space="preserve">classifier </w:delText>
        </w:r>
      </w:del>
      <w:r>
        <w:t>kolekciji podataka, dok je H(t) entropija seta t. Entropija se računa prema sljedećoj formuli:</w:t>
      </w:r>
    </w:p>
    <w:p w14:paraId="7B74C620" w14:textId="48B6B1CC" w:rsidR="000C14C5" w:rsidRPr="005D0345" w:rsidRDefault="00443CE7" w:rsidP="000C14C5">
      <w:pPr>
        <w:ind w:firstLine="0"/>
        <w:rPr>
          <w:rFonts w:eastAsiaTheme="minorEastAsia"/>
        </w:rPr>
      </w:pPr>
      <m:oMathPara>
        <m:oMath>
          <m:r>
            <w:rPr>
              <w:rFonts w:ascii="Cambria Math" w:hAnsi="Cambria Math"/>
            </w:rPr>
            <m:t>H</m:t>
          </m:r>
          <m:d>
            <m:dPr>
              <m:ctrlPr>
                <w:ins w:id="961" w:author="Kristijan Vrabec (kvrabec)" w:date="2018-12-08T22:07:00Z">
                  <w:rPr>
                    <w:rFonts w:ascii="Cambria Math" w:hAnsi="Cambria Math"/>
                    <w:i/>
                  </w:rPr>
                </w:ins>
              </m:ctrlPr>
            </m:dPr>
            <m:e>
              <m:r>
                <w:rPr>
                  <w:rFonts w:ascii="Cambria Math" w:hAnsi="Cambria Math"/>
                </w:rPr>
                <m:t>S</m:t>
              </m:r>
            </m:e>
          </m:d>
          <m:r>
            <w:rPr>
              <w:rFonts w:ascii="Cambria Math" w:hAnsi="Cambria Math"/>
            </w:rPr>
            <m:t xml:space="preserve">= </m:t>
          </m:r>
          <m:nary>
            <m:naryPr>
              <m:chr m:val="∑"/>
              <m:limLoc m:val="undOvr"/>
              <m:supHide m:val="1"/>
              <m:ctrlPr>
                <w:ins w:id="962" w:author="Kristijan Vrabec (kvrabec)" w:date="2018-12-08T22:07:00Z">
                  <w:rPr>
                    <w:rFonts w:ascii="Cambria Math" w:hAnsi="Cambria Math"/>
                    <w:i/>
                  </w:rPr>
                </w:ins>
              </m:ctrlPr>
            </m:naryPr>
            <m:sub>
              <m:r>
                <w:rPr>
                  <w:rFonts w:ascii="Cambria Math" w:hAnsi="Cambria Math"/>
                </w:rPr>
                <m:t>c € C</m:t>
              </m:r>
            </m:sub>
            <m:sup/>
            <m:e>
              <m:r>
                <w:rPr>
                  <w:rFonts w:ascii="Cambria Math" w:hAnsi="Cambria Math"/>
                </w:rPr>
                <m:t>-p</m:t>
              </m:r>
              <m:d>
                <m:dPr>
                  <m:ctrlPr>
                    <w:ins w:id="963" w:author="Kristijan Vrabec (kvrabec)" w:date="2018-12-08T22:07:00Z">
                      <w:rPr>
                        <w:rFonts w:ascii="Cambria Math" w:hAnsi="Cambria Math"/>
                        <w:i/>
                      </w:rPr>
                    </w:ins>
                  </m:ctrlPr>
                </m:dPr>
                <m:e>
                  <m:r>
                    <w:rPr>
                      <w:rFonts w:ascii="Cambria Math" w:hAnsi="Cambria Math"/>
                    </w:rPr>
                    <m:t>c</m:t>
                  </m:r>
                </m:e>
              </m:d>
              <m:func>
                <m:funcPr>
                  <m:ctrlPr>
                    <w:ins w:id="964" w:author="Kristijan Vrabec (kvrabec)" w:date="2018-12-08T22:07:00Z">
                      <w:rPr>
                        <w:rFonts w:ascii="Cambria Math" w:hAnsi="Cambria Math"/>
                        <w:i/>
                      </w:rPr>
                    </w:ins>
                  </m:ctrlPr>
                </m:funcPr>
                <m:fName>
                  <m:sSub>
                    <m:sSubPr>
                      <m:ctrlPr>
                        <w:ins w:id="965" w:author="Kristijan Vrabec (kvrabec)" w:date="2018-12-08T22:07:00Z">
                          <w:rPr>
                            <w:rFonts w:ascii="Cambria Math" w:hAnsi="Cambria Math"/>
                            <w:i/>
                          </w:rPr>
                        </w:ins>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ins w:id="966" w:author="Kristijan Vrabec (kvrabec)" w:date="2018-12-08T22:07:00Z">
                          <w:rPr>
                            <w:rFonts w:ascii="Cambria Math" w:hAnsi="Cambria Math"/>
                            <w:i/>
                          </w:rPr>
                        </w:ins>
                      </m:ctrlPr>
                    </m:dPr>
                    <m:e>
                      <m:r>
                        <w:rPr>
                          <w:rFonts w:ascii="Cambria Math" w:hAnsi="Cambria Math"/>
                        </w:rPr>
                        <m:t>c</m:t>
                      </m:r>
                    </m:e>
                  </m:d>
                </m:e>
              </m:func>
              <m:r>
                <w:rPr>
                  <w:rFonts w:ascii="Cambria Math" w:hAnsi="Cambria Math"/>
                </w:rPr>
                <m:t>, C={yes, no}</m:t>
              </m:r>
            </m:e>
          </m:nary>
        </m:oMath>
      </m:oMathPara>
    </w:p>
    <w:p w14:paraId="1248066A" w14:textId="77777777" w:rsidR="00A23CDC" w:rsidRDefault="005D0345" w:rsidP="000C14C5">
      <w:pPr>
        <w:ind w:firstLine="0"/>
      </w:pPr>
      <w:r>
        <w:rPr>
          <w:rFonts w:eastAsiaTheme="minorEastAsia"/>
        </w:rPr>
        <w:t xml:space="preserve">gdje je </w:t>
      </w:r>
      <w:r>
        <w:t>S je ulazni set podataka, p(c) udio elemenata klase c u setu S. Na kraju se odabire atribut kojem je vrijednost informacije najveća.</w:t>
      </w:r>
      <w:r w:rsidR="00327FE5">
        <w:t xml:space="preserve"> Ista stvar se ponavlja sa ostale atribute dok se stablo potpuno ne složi.</w:t>
      </w:r>
      <w:r>
        <w:t xml:space="preserve"> </w:t>
      </w:r>
    </w:p>
    <w:p w14:paraId="23CFB4AE" w14:textId="767F7212" w:rsidR="00A7331A" w:rsidRDefault="005D0345" w:rsidP="00A23CDC">
      <w:pPr>
        <w:ind w:firstLine="708"/>
      </w:pPr>
      <w:r>
        <w:t>Stabla odluke se najčešće koriste za klasifikaciju problema</w:t>
      </w:r>
      <w:r w:rsidR="00A7331A">
        <w:t>. Za razliku od linearnih algoritama, nemaju problema sa nelinearnim vrijednostima.</w:t>
      </w:r>
    </w:p>
    <w:p w14:paraId="4B0F9999" w14:textId="3B6A4965" w:rsidR="00A7331A" w:rsidRDefault="00A7331A" w:rsidP="00A7331A">
      <w:pPr>
        <w:pStyle w:val="Heading4"/>
      </w:pPr>
      <w:r>
        <w:t xml:space="preserve"> Naivna Bayes</w:t>
      </w:r>
      <w:r w:rsidR="00707C7C">
        <w:t>-</w:t>
      </w:r>
      <w:r>
        <w:t xml:space="preserve">ova klasifikacija </w:t>
      </w:r>
    </w:p>
    <w:p w14:paraId="4EF913B2" w14:textId="0BBFF52B" w:rsidR="00A00AC3" w:rsidRDefault="006E156C" w:rsidP="00327FE5">
      <w:r>
        <w:t>Temeljena na Bayes</w:t>
      </w:r>
      <w:r w:rsidR="00707C7C">
        <w:t>-ovom teoremu</w:t>
      </w:r>
      <w:r w:rsidR="00C43D81">
        <w:t xml:space="preserve">, ova tehnika klasifikacije se </w:t>
      </w:r>
      <w:del w:id="967" w:author="Kristijan Vrabec (kvrabec)" w:date="2018-12-09T18:12:00Z">
        <w:r w:rsidR="00C43D81" w:rsidDel="00966938">
          <w:delText xml:space="preserve">temelji </w:delText>
        </w:r>
      </w:del>
      <w:ins w:id="968" w:author="Kristijan Vrabec (kvrabec)" w:date="2018-12-09T18:12:00Z">
        <w:r w:rsidR="00966938">
          <w:t xml:space="preserve">bazira </w:t>
        </w:r>
      </w:ins>
      <w:r w:rsidR="00C43D81">
        <w:t>na nepovezanosti atributa ulaznog seta podataka. Primjerice, jabuka je okrugla, crvena i veličine oko 10 centimetara u promjeru. Iako te vrijednosti zavise jedna o drugoj, svaka od njih zasebno može doprinijeti odluci algoritma da je ulazni podatak</w:t>
      </w:r>
      <w:del w:id="969" w:author="Kristijan Vrabec (kvrabec)" w:date="2018-12-09T18:07:00Z">
        <w:r w:rsidR="00C43D81" w:rsidDel="00741486">
          <w:delText>a</w:delText>
        </w:r>
      </w:del>
      <w:r w:rsidR="00C43D81">
        <w:t xml:space="preserve"> zapravo jabuka, te se zbog toga ova klasifikacija naziva naivnom. </w:t>
      </w:r>
    </w:p>
    <w:p w14:paraId="04BE5DA8" w14:textId="7EAA7AC0" w:rsidR="00F45AE1" w:rsidRDefault="00A00AC3" w:rsidP="00F45AE1">
      <w:r>
        <w:t>Naivna Bayes-ova klasifikacija idealna je za velike setove podataka. Poznata je po svojoj jednostavnosti te</w:t>
      </w:r>
      <w:ins w:id="970" w:author="Kristijan Vrabec (kvrabec)" w:date="2018-12-09T18:12:00Z">
        <w:r w:rsidR="00966938">
          <w:t xml:space="preserve"> dobrim</w:t>
        </w:r>
      </w:ins>
      <w:r>
        <w:t xml:space="preserve"> performansama čak i sa vrlo kompleksnim problemima. </w:t>
      </w:r>
      <w:r w:rsidR="00F45AE1">
        <w:t>Izlazna vjerojatnost se računa prema formuli:</w:t>
      </w:r>
    </w:p>
    <w:p w14:paraId="35127F2B" w14:textId="76519F8E" w:rsidR="00F45AE1" w:rsidRDefault="000E0CC9" w:rsidP="00F45AE1">
      <w:pPr>
        <w:ind w:firstLine="0"/>
        <w:jc w:val="center"/>
        <w:rPr>
          <w:rFonts w:eastAsiaTheme="minorEastAsia"/>
          <w:sz w:val="32"/>
        </w:rPr>
      </w:pPr>
      <m:oMathPara>
        <m:oMath>
          <m:r>
            <w:rPr>
              <w:rFonts w:ascii="Cambria Math" w:hAnsi="Cambria Math"/>
              <w:sz w:val="32"/>
            </w:rPr>
            <w:lastRenderedPageBreak/>
            <m:t>P</m:t>
          </m:r>
          <m:d>
            <m:dPr>
              <m:ctrlPr>
                <w:ins w:id="971" w:author="Kristijan Vrabec (kvrabec)" w:date="2018-12-08T22:07:00Z">
                  <w:rPr>
                    <w:rFonts w:ascii="Cambria Math" w:hAnsi="Cambria Math"/>
                    <w:i/>
                    <w:sz w:val="32"/>
                  </w:rPr>
                </w:ins>
              </m:ctrlPr>
            </m:dPr>
            <m:e>
              <m:r>
                <w:rPr>
                  <w:rFonts w:ascii="Cambria Math" w:hAnsi="Cambria Math"/>
                  <w:sz w:val="32"/>
                </w:rPr>
                <m:t>c</m:t>
              </m:r>
            </m:e>
            <m:e>
              <m:r>
                <w:rPr>
                  <w:rFonts w:ascii="Cambria Math" w:hAnsi="Cambria Math"/>
                  <w:sz w:val="32"/>
                </w:rPr>
                <m:t>x</m:t>
              </m:r>
            </m:e>
          </m:d>
          <m:r>
            <w:rPr>
              <w:rFonts w:ascii="Cambria Math" w:hAnsi="Cambria Math"/>
              <w:sz w:val="32"/>
            </w:rPr>
            <m:t xml:space="preserve">= </m:t>
          </m:r>
          <m:f>
            <m:fPr>
              <m:ctrlPr>
                <w:ins w:id="972" w:author="Kristijan Vrabec (kvrabec)" w:date="2018-12-08T22:07:00Z">
                  <w:rPr>
                    <w:rFonts w:ascii="Cambria Math" w:hAnsi="Cambria Math"/>
                    <w:i/>
                    <w:sz w:val="32"/>
                  </w:rPr>
                </w:ins>
              </m:ctrlPr>
            </m:fPr>
            <m:num>
              <m:r>
                <w:rPr>
                  <w:rFonts w:ascii="Cambria Math" w:hAnsi="Cambria Math"/>
                  <w:sz w:val="32"/>
                </w:rPr>
                <m:t>P(x|c)P(c)</m:t>
              </m:r>
            </m:num>
            <m:den>
              <m:r>
                <w:rPr>
                  <w:rFonts w:ascii="Cambria Math" w:hAnsi="Cambria Math"/>
                  <w:sz w:val="32"/>
                </w:rPr>
                <m:t>P(x)</m:t>
              </m:r>
            </m:den>
          </m:f>
        </m:oMath>
      </m:oMathPara>
    </w:p>
    <w:p w14:paraId="4407BB2E" w14:textId="702ADD4F" w:rsidR="00A7331A" w:rsidRDefault="00F45AE1" w:rsidP="00F45AE1">
      <w:pPr>
        <w:ind w:firstLine="0"/>
      </w:pPr>
      <w:r>
        <w:t xml:space="preserve">gdje je </w:t>
      </w:r>
      <w:r w:rsidR="000E0CC9">
        <w:t>x</w:t>
      </w:r>
      <w:r>
        <w:t xml:space="preserve"> ulazni podatak, </w:t>
      </w:r>
      <w:r w:rsidR="000E0CC9">
        <w:t>c</w:t>
      </w:r>
      <w:r>
        <w:t xml:space="preserve"> je atribut podatka, P(c | x) je izlazna vjerojatnost za ulazni podatak c, P(c) udio</w:t>
      </w:r>
      <w:r w:rsidR="000E0CC9">
        <w:t xml:space="preserve"> ulaznog atributa u ukupnom setu podataka dok je P(x) je udio ulaznog podatka u ukupnom setu podataka.</w:t>
      </w:r>
    </w:p>
    <w:p w14:paraId="37790082" w14:textId="5EC82A33" w:rsidR="00A23CDC" w:rsidRDefault="00A23CDC" w:rsidP="00A23CDC">
      <w:r>
        <w:t>Zbog svoje brzine, ovaj se algoritam često koristi za predviđanje u realnom vremenu. Najčešće se koristi za klasifikaciju teksta i kao „</w:t>
      </w:r>
      <w:proofErr w:type="spellStart"/>
      <w:r w:rsidRPr="00DE2D71">
        <w:rPr>
          <w:i/>
          <w:rPrChange w:id="973" w:author="Kristijan Vrabec (kvrabec)" w:date="2018-12-09T17:03:00Z">
            <w:rPr/>
          </w:rPrChange>
        </w:rPr>
        <w:t>spam</w:t>
      </w:r>
      <w:proofErr w:type="spellEnd"/>
      <w:r>
        <w:t xml:space="preserve">“ filter za detektiranje neželjenih poruka i email-ova. </w:t>
      </w:r>
    </w:p>
    <w:p w14:paraId="41C4A68A" w14:textId="19F7108E" w:rsidR="00720492" w:rsidRDefault="00720492" w:rsidP="00720492">
      <w:pPr>
        <w:pStyle w:val="Heading3"/>
      </w:pPr>
      <w:bookmarkStart w:id="974" w:name="_Toc532148305"/>
      <w:r>
        <w:t>Treniranje modela</w:t>
      </w:r>
      <w:bookmarkEnd w:id="974"/>
    </w:p>
    <w:p w14:paraId="4E4C96A8" w14:textId="58AE47A3" w:rsidR="0087275D" w:rsidRDefault="008856E8" w:rsidP="00720492">
      <w:r>
        <w:t xml:space="preserve">Za treniranje modela koristi se trening set podataka. </w:t>
      </w:r>
      <w:r w:rsidR="00534625">
        <w:t>Treniranje se obavlja</w:t>
      </w:r>
      <w:r w:rsidR="00341E2F">
        <w:t xml:space="preserve"> tako da se ulazni podaci iz trening seta daju modelu da prilagodi svoje parametre kako bi izlazi odgovarali onima iz trening seta.</w:t>
      </w:r>
      <w:r w:rsidR="00FF75F3">
        <w:t xml:space="preserve"> Krajnji cilj treninga je da model točno predvidi izlaze sa što većom točnošću. </w:t>
      </w:r>
      <w:r w:rsidR="00341E2F">
        <w:t xml:space="preserve">Ovo je ujedno i najduži dio procesa strojnog učenja. Ukoliko se koriste veliki setovi podataka, treniranje modela može trajati satima, danima ili čak mjesecima. </w:t>
      </w:r>
      <w:r w:rsidR="00D47A6A">
        <w:t xml:space="preserve">Treniranje modela završava ili određenim brojem ponavljanja ili kada stopa netočnosti padne ispod određenog broja. Ta ponavljanja se nazivaju epohe. Jedna epoha je jedan prolaz ulaznog seta podataka kroz model, tj. epoha završava kada svi podaci iz ulaznog seta prođu kroz model. </w:t>
      </w:r>
      <w:r w:rsidR="0087275D">
        <w:t xml:space="preserve">Stopa netočnosti je </w:t>
      </w:r>
      <w:r w:rsidR="00D573DB">
        <w:t>interpretacija</w:t>
      </w:r>
      <w:r w:rsidR="0087275D">
        <w:t xml:space="preserve"> </w:t>
      </w:r>
      <w:r w:rsidR="00D573DB">
        <w:t>koliko dobro je model prilagodio svoje parametre</w:t>
      </w:r>
      <w:r w:rsidR="0087275D">
        <w:t>.</w:t>
      </w:r>
    </w:p>
    <w:p w14:paraId="7559962A" w14:textId="574B6F09" w:rsidR="0087275D" w:rsidRDefault="000F3C98" w:rsidP="0087275D">
      <w:pPr>
        <w:pStyle w:val="NoSpacing"/>
        <w:keepNext/>
      </w:pPr>
      <w:r>
        <w:rPr>
          <w:noProof/>
        </w:rPr>
        <w:drawing>
          <wp:inline distT="0" distB="0" distL="0" distR="0" wp14:anchorId="1519789B" wp14:editId="1EF0BEF2">
            <wp:extent cx="4183714" cy="24955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212" cy="2599637"/>
                    </a:xfrm>
                    <a:prstGeom prst="rect">
                      <a:avLst/>
                    </a:prstGeom>
                    <a:noFill/>
                    <a:ln>
                      <a:noFill/>
                    </a:ln>
                  </pic:spPr>
                </pic:pic>
              </a:graphicData>
            </a:graphic>
          </wp:inline>
        </w:drawing>
      </w:r>
    </w:p>
    <w:p w14:paraId="72B3495C" w14:textId="2179CF66" w:rsidR="00FC3B10" w:rsidRDefault="0087275D" w:rsidP="00AE348B">
      <w:pPr>
        <w:pStyle w:val="Caption"/>
        <w:ind w:firstLine="0"/>
        <w:jc w:val="center"/>
      </w:pPr>
      <w:bookmarkStart w:id="975" w:name="_Toc532138243"/>
      <w:r w:rsidRPr="00AE348B">
        <w:rPr>
          <w:sz w:val="20"/>
        </w:rPr>
        <w:t xml:space="preserve">Slika </w:t>
      </w:r>
      <w:r w:rsidR="009660F5" w:rsidRPr="00AE348B">
        <w:rPr>
          <w:noProof/>
          <w:sz w:val="20"/>
        </w:rPr>
        <w:fldChar w:fldCharType="begin"/>
      </w:r>
      <w:r w:rsidR="009660F5" w:rsidRPr="00AE348B">
        <w:rPr>
          <w:noProof/>
          <w:sz w:val="20"/>
        </w:rPr>
        <w:instrText xml:space="preserve"> SEQ Slika \* ARABIC </w:instrText>
      </w:r>
      <w:r w:rsidR="009660F5" w:rsidRPr="00AE348B">
        <w:rPr>
          <w:noProof/>
          <w:sz w:val="20"/>
        </w:rPr>
        <w:fldChar w:fldCharType="separate"/>
      </w:r>
      <w:r w:rsidR="00895B34">
        <w:rPr>
          <w:noProof/>
          <w:sz w:val="20"/>
        </w:rPr>
        <w:t>10</w:t>
      </w:r>
      <w:r w:rsidR="009660F5" w:rsidRPr="00AE348B">
        <w:rPr>
          <w:noProof/>
          <w:sz w:val="20"/>
        </w:rPr>
        <w:fldChar w:fldCharType="end"/>
      </w:r>
      <w:r w:rsidRPr="00AE348B">
        <w:rPr>
          <w:sz w:val="20"/>
        </w:rPr>
        <w:t xml:space="preserve"> Graf stope netočnosti</w:t>
      </w:r>
      <w:r w:rsidR="00FF75F3" w:rsidRPr="00AE348B">
        <w:rPr>
          <w:sz w:val="20"/>
        </w:rPr>
        <w:t xml:space="preserve"> po vremenu</w:t>
      </w:r>
      <w:bookmarkEnd w:id="975"/>
    </w:p>
    <w:p w14:paraId="69BC1CED" w14:textId="77777777" w:rsidR="0054358D" w:rsidRDefault="0054358D">
      <w:pPr>
        <w:spacing w:after="160" w:line="259" w:lineRule="auto"/>
        <w:ind w:firstLine="0"/>
        <w:jc w:val="left"/>
        <w:rPr>
          <w:ins w:id="976" w:author="Kristijan Vrabec (kvrabec)" w:date="2018-12-09T17:40:00Z"/>
          <w:b/>
          <w:sz w:val="28"/>
          <w:szCs w:val="26"/>
        </w:rPr>
      </w:pPr>
      <w:ins w:id="977" w:author="Kristijan Vrabec (kvrabec)" w:date="2018-12-09T17:40:00Z">
        <w:r>
          <w:br w:type="page"/>
        </w:r>
      </w:ins>
    </w:p>
    <w:p w14:paraId="63123380" w14:textId="76FDAFCB" w:rsidR="00FC3B10" w:rsidRDefault="00FC3B10" w:rsidP="00FC3B10">
      <w:pPr>
        <w:pStyle w:val="Heading3"/>
      </w:pPr>
      <w:bookmarkStart w:id="978" w:name="_Toc532148306"/>
      <w:r>
        <w:lastRenderedPageBreak/>
        <w:t>Evaluacija modela</w:t>
      </w:r>
      <w:bookmarkEnd w:id="978"/>
    </w:p>
    <w:p w14:paraId="4827BCF8" w14:textId="47D0393E" w:rsidR="00E926B9" w:rsidRDefault="00B840C7" w:rsidP="00FC3B10">
      <w:r>
        <w:t xml:space="preserve">Nakon treninga modala dolazi evaluacija da se vidi da </w:t>
      </w:r>
      <w:del w:id="979" w:author="Kristijan Vrabec (kvrabec)" w:date="2018-12-08T17:42:00Z">
        <w:r w:rsidDel="006D49C5">
          <w:delText>li je model zadovoljio</w:delText>
        </w:r>
      </w:del>
      <w:ins w:id="980" w:author="Kristijan Vrabec (kvrabec)" w:date="2018-12-08T17:42:00Z">
        <w:r w:rsidR="006D49C5">
          <w:t>model daje rezultate prihvatljive točnosti</w:t>
        </w:r>
      </w:ins>
      <w:r>
        <w:t xml:space="preserve">. Ovaj bi korak trebao biti reprezentacija performansi modela </w:t>
      </w:r>
      <w:r w:rsidR="00E926B9">
        <w:t xml:space="preserve">u stvarnom svijetu. </w:t>
      </w:r>
      <w:r w:rsidR="00B54647">
        <w:t>Evaluacija modela se obavlja na više načina.</w:t>
      </w:r>
      <w:r>
        <w:t xml:space="preserve"> Uglavnom se koriste neke metrike kao pokazatelji performansi modela.</w:t>
      </w:r>
      <w:r w:rsidR="00B54647">
        <w:t xml:space="preserve"> </w:t>
      </w:r>
    </w:p>
    <w:p w14:paraId="281D28E6" w14:textId="368C97B9" w:rsidR="00E926B9" w:rsidRDefault="00B840C7" w:rsidP="00FC3B10">
      <w:r>
        <w:t xml:space="preserve">Kao prvi način se može gledati stopa netočnosti koja je najbolji pokazatelj koliko su dobro postavljeni parametri modela. </w:t>
      </w:r>
      <w:r w:rsidR="00E926B9">
        <w:t xml:space="preserve">Što je niža stopa netočnosti, to je bolji model, osim u slučajevima kada je trening set previše tematski homogen, što može dovesti do „navikavanja“ modela na </w:t>
      </w:r>
      <w:r w:rsidR="0072706A">
        <w:t>određene</w:t>
      </w:r>
      <w:r w:rsidR="00E926B9">
        <w:t xml:space="preserve"> podatke, te loše performanse sa drugim podacima.</w:t>
      </w:r>
    </w:p>
    <w:p w14:paraId="3E74C032" w14:textId="1FFE1FCC" w:rsidR="00D573DB" w:rsidRDefault="00B840C7" w:rsidP="00FC3B10">
      <w:r>
        <w:t xml:space="preserve">Drugi način je </w:t>
      </w:r>
      <w:r w:rsidR="0072706A">
        <w:t xml:space="preserve">evaluacija </w:t>
      </w:r>
      <w:r>
        <w:t>uspješnosti modela na dosad neviđenim podacima. U tu svrhu se kreira evaluacijski set podataka koji nije tematski povezan sa trening ili test setom. Na taj se način zapravo najbolje testira mreža jer su ti podaci stvarno „neviđeni“, dok je testni set podataka također neviđen, ali je tematski vezan za trening set, iako se evaluacija može obaviti i sa testnim setom</w:t>
      </w:r>
      <w:r w:rsidR="00D573DB">
        <w:t>, ako je tematski heterogen</w:t>
      </w:r>
      <w:r>
        <w:t xml:space="preserve">. </w:t>
      </w:r>
    </w:p>
    <w:p w14:paraId="7316A295" w14:textId="43541863" w:rsidR="00D573DB" w:rsidRDefault="00D573DB" w:rsidP="00FC3B10">
      <w:r>
        <w:t>U konačnici, ako evaluacija modela zadovolji kriterije, model je spreman za stvarni svijet. No u većini slučajeva, odnosno gotovo nikad, prvi model nije idealan te zahtjeva male ili velike preinake kako bi rezultati bili što bolji.</w:t>
      </w:r>
    </w:p>
    <w:p w14:paraId="6D2C41E6" w14:textId="2A1B647D" w:rsidR="00D573DB" w:rsidRDefault="00D573DB" w:rsidP="00D573DB">
      <w:pPr>
        <w:pStyle w:val="Heading3"/>
      </w:pPr>
      <w:bookmarkStart w:id="981" w:name="_Toc532148307"/>
      <w:r>
        <w:t>Mijenjanje parametara ovisno o rezultatima</w:t>
      </w:r>
      <w:bookmarkEnd w:id="981"/>
    </w:p>
    <w:p w14:paraId="44F92208" w14:textId="4C6FEC6E" w:rsidR="007F1BAA" w:rsidRDefault="007F1BAA" w:rsidP="007F1BAA">
      <w:r>
        <w:t>Mijenjanje parametara ovisi o rezultatima evaluacije modela. Što su rezultati evaluacije bolji, to se manje promjen</w:t>
      </w:r>
      <w:r w:rsidR="0028459D">
        <w:t>a</w:t>
      </w:r>
      <w:r>
        <w:t xml:space="preserve"> mora</w:t>
      </w:r>
      <w:r w:rsidR="0028459D">
        <w:t xml:space="preserve"> </w:t>
      </w:r>
      <w:r>
        <w:t>raditi. Parametri se mijenjaju kako bi se pokušalo dobiti što bolje rezultate u bilo kojem smislu, ili brži trening, ili veću točnost. Parametri koji se mogu mijenjati kako bi se poboljšali rezultati su sljedeći:</w:t>
      </w:r>
    </w:p>
    <w:p w14:paraId="12B6B683" w14:textId="6DD05C80" w:rsidR="007F1BAA" w:rsidRDefault="007F1BAA">
      <w:pPr>
        <w:pStyle w:val="ListParagraph"/>
        <w:numPr>
          <w:ilvl w:val="0"/>
          <w:numId w:val="7"/>
        </w:numPr>
        <w:pPrChange w:id="982" w:author="Kristijan Vrabec (kvrabec)" w:date="2018-12-08T16:57:00Z">
          <w:pPr>
            <w:pStyle w:val="ListParagraph"/>
            <w:numPr>
              <w:numId w:val="23"/>
            </w:numPr>
            <w:tabs>
              <w:tab w:val="num" w:pos="360"/>
              <w:tab w:val="num" w:pos="720"/>
            </w:tabs>
            <w:ind w:hanging="720"/>
          </w:pPr>
        </w:pPrChange>
      </w:pPr>
      <w:r>
        <w:t>Stopa učenja</w:t>
      </w:r>
    </w:p>
    <w:p w14:paraId="6D799DEC" w14:textId="5BF9DCDF" w:rsidR="00344D31" w:rsidRPr="004B5AE0" w:rsidRDefault="00344D31">
      <w:pPr>
        <w:pStyle w:val="ListParagraph"/>
        <w:numPr>
          <w:ilvl w:val="0"/>
          <w:numId w:val="7"/>
        </w:numPr>
        <w:pPrChange w:id="983" w:author="Kristijan Vrabec (kvrabec)" w:date="2018-12-08T16:57:00Z">
          <w:pPr>
            <w:pStyle w:val="ListParagraph"/>
            <w:numPr>
              <w:numId w:val="23"/>
            </w:numPr>
            <w:tabs>
              <w:tab w:val="num" w:pos="360"/>
              <w:tab w:val="num" w:pos="720"/>
            </w:tabs>
            <w:ind w:hanging="720"/>
          </w:pPr>
        </w:pPrChange>
      </w:pPr>
      <w:r w:rsidRPr="004B5AE0">
        <w:t>Model</w:t>
      </w:r>
    </w:p>
    <w:p w14:paraId="0970EADA" w14:textId="563A6E47" w:rsidR="004B5AE0" w:rsidRPr="004B5AE0" w:rsidRDefault="007F1BAA">
      <w:pPr>
        <w:pStyle w:val="ListParagraph"/>
        <w:numPr>
          <w:ilvl w:val="0"/>
          <w:numId w:val="7"/>
        </w:numPr>
        <w:pPrChange w:id="984" w:author="Kristijan Vrabec (kvrabec)" w:date="2018-12-08T16:57:00Z">
          <w:pPr>
            <w:pStyle w:val="ListParagraph"/>
            <w:numPr>
              <w:numId w:val="23"/>
            </w:numPr>
            <w:tabs>
              <w:tab w:val="num" w:pos="360"/>
              <w:tab w:val="num" w:pos="720"/>
            </w:tabs>
            <w:ind w:hanging="720"/>
          </w:pPr>
        </w:pPrChange>
      </w:pPr>
      <w:r>
        <w:t>Algoritam za učenje</w:t>
      </w:r>
    </w:p>
    <w:p w14:paraId="4D62FED2" w14:textId="77777777" w:rsidR="007F1BAA" w:rsidRPr="004B5AE0" w:rsidRDefault="007F1BAA">
      <w:pPr>
        <w:pStyle w:val="ListParagraph"/>
        <w:numPr>
          <w:ilvl w:val="0"/>
          <w:numId w:val="7"/>
        </w:numPr>
        <w:pPrChange w:id="985" w:author="Kristijan Vrabec (kvrabec)" w:date="2018-12-08T16:57:00Z">
          <w:pPr>
            <w:pStyle w:val="ListParagraph"/>
            <w:numPr>
              <w:numId w:val="23"/>
            </w:numPr>
            <w:tabs>
              <w:tab w:val="num" w:pos="360"/>
              <w:tab w:val="num" w:pos="720"/>
            </w:tabs>
            <w:ind w:hanging="720"/>
          </w:pPr>
        </w:pPrChange>
      </w:pPr>
      <w:r>
        <w:t>Ulazni set podataka</w:t>
      </w:r>
    </w:p>
    <w:p w14:paraId="5D0B34F2" w14:textId="7B7CDE61" w:rsidR="00A87655" w:rsidRDefault="007F1BAA" w:rsidP="00503E90">
      <w:r>
        <w:t xml:space="preserve">Ako je model blizu stanja koje tražimo, onda je potrebno fino ugađanje parametara koje se postiže mijenjanjem stope učenja. Stopa učenja je parametar koji </w:t>
      </w:r>
      <w:r>
        <w:lastRenderedPageBreak/>
        <w:t xml:space="preserve">kontrolira </w:t>
      </w:r>
      <w:r w:rsidR="00A87655">
        <w:t xml:space="preserve">koliko brzo će algoritam mijenjati svoje vrijednosti u svakom koraku. Što je taj iznos veći, to će algoritam brže učiti, no </w:t>
      </w:r>
      <w:del w:id="986" w:author="Kristijan Vrabec (kvrabec)" w:date="2018-12-08T17:42:00Z">
        <w:r w:rsidR="00A87655" w:rsidDel="002D62A7">
          <w:delText>postoji i problem. Ako</w:delText>
        </w:r>
      </w:del>
      <w:ins w:id="987" w:author="Kristijan Vrabec (kvrabec)" w:date="2018-12-08T17:42:00Z">
        <w:r w:rsidR="002D62A7">
          <w:t>ako</w:t>
        </w:r>
      </w:ins>
      <w:r w:rsidR="00A87655">
        <w:t xml:space="preserve"> je iznos stope učenja prevelik, može doći do izobličenja vrijednosti te postupak učenja može otići u krivom smjeru.</w:t>
      </w:r>
      <w:r w:rsidR="004B5AE0">
        <w:t xml:space="preserve"> </w:t>
      </w:r>
      <w:del w:id="988" w:author="Kristijan Vrabec (kvrabec)" w:date="2018-12-08T17:43:00Z">
        <w:r w:rsidR="00A87655" w:rsidDel="000D7415">
          <w:delText>Ako je pak</w:delText>
        </w:r>
      </w:del>
      <w:ins w:id="989" w:author="Kristijan Vrabec (kvrabec)" w:date="2018-12-08T17:43:00Z">
        <w:r w:rsidR="000D7415">
          <w:t>U slučaju da je</w:t>
        </w:r>
      </w:ins>
      <w:r w:rsidR="00A87655">
        <w:t xml:space="preserve"> stopa učenja premalena, algoritam radi premalene promjene i presporo uči te je negativna posljedica to što proces učenja može predugo trajati. </w:t>
      </w:r>
      <w:r w:rsidR="004B5AE0">
        <w:t xml:space="preserve">Također, mijenjanje stope učenja može pomoći ukoliko je stopa netočnosti zapela na određenoj vrijednosti. </w:t>
      </w:r>
      <w:r w:rsidR="00A87655">
        <w:t>Stoga treba testirati sa raznim vrijednostima i vidjeti koja najbolje odgovara.</w:t>
      </w:r>
      <w:r w:rsidR="004B5AE0">
        <w:t xml:space="preserve"> Uz stopu učenja, mogu se mijenjati i drugi parametri algoritma koji mogu imati utjecaj na proces učenja</w:t>
      </w:r>
      <w:r w:rsidR="004B6C6C">
        <w:t>, koji se mogu pronaći u dokumentaciji algoritma</w:t>
      </w:r>
      <w:r w:rsidR="00D11F18">
        <w:t>.</w:t>
      </w:r>
    </w:p>
    <w:p w14:paraId="753F4363" w14:textId="7BE2EBF9" w:rsidR="00A87655" w:rsidRDefault="00A87655" w:rsidP="002B000B">
      <w:pPr>
        <w:pStyle w:val="NoSpacing"/>
      </w:pPr>
      <w:r>
        <w:rPr>
          <w:noProof/>
        </w:rPr>
        <w:drawing>
          <wp:inline distT="0" distB="0" distL="0" distR="0" wp14:anchorId="448B82BF" wp14:editId="6F4A4570">
            <wp:extent cx="3462655" cy="2295331"/>
            <wp:effectExtent l="0" t="0" r="4445" b="0"/>
            <wp:docPr id="6" name="Picture 6" descr="https://cdn-images-1.medium.com/max/800/0*uIa_Dz3czXO5iW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0*uIa_Dz3czXO5iWyI."/>
                    <pic:cNvPicPr>
                      <a:picLocks noChangeAspect="1" noChangeArrowheads="1"/>
                    </pic:cNvPicPr>
                  </pic:nvPicPr>
                  <pic:blipFill rotWithShape="1">
                    <a:blip r:embed="rId21">
                      <a:extLst>
                        <a:ext uri="{28A0092B-C50C-407E-A947-70E740481C1C}">
                          <a14:useLocalDpi xmlns:a14="http://schemas.microsoft.com/office/drawing/2010/main" val="0"/>
                        </a:ext>
                      </a:extLst>
                    </a:blip>
                    <a:srcRect t="4611" b="1820"/>
                    <a:stretch/>
                  </pic:blipFill>
                  <pic:spPr bwMode="auto">
                    <a:xfrm>
                      <a:off x="0" y="0"/>
                      <a:ext cx="3720671" cy="2466365"/>
                    </a:xfrm>
                    <a:prstGeom prst="rect">
                      <a:avLst/>
                    </a:prstGeom>
                    <a:noFill/>
                    <a:ln>
                      <a:noFill/>
                    </a:ln>
                    <a:extLst>
                      <a:ext uri="{53640926-AAD7-44D8-BBD7-CCE9431645EC}">
                        <a14:shadowObscured xmlns:a14="http://schemas.microsoft.com/office/drawing/2010/main"/>
                      </a:ext>
                    </a:extLst>
                  </pic:spPr>
                </pic:pic>
              </a:graphicData>
            </a:graphic>
          </wp:inline>
        </w:drawing>
      </w:r>
    </w:p>
    <w:p w14:paraId="595F43FE" w14:textId="59DD067E" w:rsidR="004B5AE0" w:rsidRPr="004B5AE0" w:rsidRDefault="002B000B" w:rsidP="004B5AE0">
      <w:pPr>
        <w:pStyle w:val="Caption"/>
        <w:ind w:firstLine="0"/>
        <w:jc w:val="center"/>
        <w:rPr>
          <w:sz w:val="28"/>
          <w:szCs w:val="22"/>
        </w:rPr>
      </w:pPr>
      <w:r>
        <w:rPr>
          <w:sz w:val="20"/>
        </w:rPr>
        <w:br/>
      </w:r>
      <w:bookmarkStart w:id="990" w:name="_Toc532138244"/>
      <w:r w:rsidR="00A87655" w:rsidRPr="00A87655">
        <w:rPr>
          <w:sz w:val="20"/>
        </w:rPr>
        <w:t xml:space="preserve">Slika </w:t>
      </w:r>
      <w:r w:rsidR="00A87655" w:rsidRPr="00A87655">
        <w:rPr>
          <w:sz w:val="20"/>
        </w:rPr>
        <w:fldChar w:fldCharType="begin"/>
      </w:r>
      <w:r w:rsidR="00A87655" w:rsidRPr="00A87655">
        <w:rPr>
          <w:sz w:val="20"/>
        </w:rPr>
        <w:instrText xml:space="preserve"> SEQ Slika \* ARABIC </w:instrText>
      </w:r>
      <w:r w:rsidR="00A87655" w:rsidRPr="00A87655">
        <w:rPr>
          <w:sz w:val="20"/>
        </w:rPr>
        <w:fldChar w:fldCharType="separate"/>
      </w:r>
      <w:r w:rsidR="00895B34">
        <w:rPr>
          <w:noProof/>
          <w:sz w:val="20"/>
        </w:rPr>
        <w:t>11</w:t>
      </w:r>
      <w:r w:rsidR="00A87655" w:rsidRPr="00A87655">
        <w:rPr>
          <w:sz w:val="20"/>
        </w:rPr>
        <w:fldChar w:fldCharType="end"/>
      </w:r>
      <w:r w:rsidR="00A87655" w:rsidRPr="00A87655">
        <w:rPr>
          <w:sz w:val="20"/>
        </w:rPr>
        <w:t xml:space="preserve"> Utjecaj stope učenja na stopu</w:t>
      </w:r>
      <w:r w:rsidR="00A87655">
        <w:rPr>
          <w:sz w:val="20"/>
        </w:rPr>
        <w:t xml:space="preserve"> netočnosti</w:t>
      </w:r>
      <w:bookmarkEnd w:id="990"/>
    </w:p>
    <w:p w14:paraId="310C2BB4" w14:textId="5D9BEF55" w:rsidR="00344D31" w:rsidRDefault="008C65F2" w:rsidP="004B5AE0">
      <w:r>
        <w:t xml:space="preserve">Ako mijenjanjem </w:t>
      </w:r>
      <w:r w:rsidR="002B000B">
        <w:t xml:space="preserve">stope učenja i drugih parametara nije uočena veća promjena u rezultatima, vrijeme je za uređivanje modela. Na modelu se rade sitne preinake kako bi se poboljšali rezultati poput dodavanja/oduzimanja slojeva neurona ili mijenjanja postojećih. </w:t>
      </w:r>
    </w:p>
    <w:p w14:paraId="06C3F53D" w14:textId="1446AD47" w:rsidR="00D11F18" w:rsidRDefault="004B5AE0" w:rsidP="004B5AE0">
      <w:r>
        <w:t>Mijenjanje algoritma za učenje malo je drastičniji korak</w:t>
      </w:r>
      <w:r w:rsidR="002B000B">
        <w:t>.</w:t>
      </w:r>
      <w:r w:rsidR="004B6C6C">
        <w:t xml:space="preserve"> Pri promjeni algoritma treba voditi računa da odgovara našem modelu, odnosno da može raditi sa tipom podataka kojim mi raspolažemo. Nisu svi algoritmi za sve tipove podataka. Alternativni algoritmi</w:t>
      </w:r>
      <w:r w:rsidR="00D11F18">
        <w:t xml:space="preserve">  kao i njihova upotreba </w:t>
      </w:r>
      <w:r w:rsidR="004B6C6C">
        <w:t xml:space="preserve">mogu se pronaći u dokumentaciji </w:t>
      </w:r>
      <w:r w:rsidR="00D11F18">
        <w:t>programskog jezik algoritma.</w:t>
      </w:r>
    </w:p>
    <w:p w14:paraId="767226F9" w14:textId="6571C2B1" w:rsidR="002B000B" w:rsidRDefault="002B000B" w:rsidP="004B5AE0">
      <w:r>
        <w:t xml:space="preserve">Ukoliko niti jedan od prijašnjih koraka nije donio poboljšanje rezultata, </w:t>
      </w:r>
      <w:del w:id="991" w:author="Kristijan Vrabec (kvrabec)" w:date="2018-12-08T17:43:00Z">
        <w:r w:rsidDel="000D7415">
          <w:delText xml:space="preserve">promjena ulaznog seta podataka bi mogla. </w:delText>
        </w:r>
        <w:r w:rsidR="000A7D36" w:rsidDel="000D7415">
          <w:delText>M</w:delText>
        </w:r>
      </w:del>
      <w:ins w:id="992" w:author="Kristijan Vrabec (kvrabec)" w:date="2018-12-08T17:43:00Z">
        <w:r w:rsidR="000D7415">
          <w:t>m</w:t>
        </w:r>
      </w:ins>
      <w:r w:rsidR="000A7D36">
        <w:t xml:space="preserve">oguće je da ulazni set podataka nije pravilno procesuiran i očišćen od nepotpunih i netočnih podataka ili su podaci tematski previše slični i mreža se previše „navikla“ na takve podatke. </w:t>
      </w:r>
    </w:p>
    <w:p w14:paraId="167E3705" w14:textId="6AF57849" w:rsidR="00ED55FF" w:rsidRPr="00ED55FF" w:rsidRDefault="005A488E" w:rsidP="008621DF">
      <w:pPr>
        <w:pStyle w:val="Heading1"/>
      </w:pPr>
      <w:bookmarkStart w:id="993" w:name="_Toc532148308"/>
      <w:r>
        <w:lastRenderedPageBreak/>
        <w:t>Tehnologije strojnog učenja</w:t>
      </w:r>
      <w:bookmarkEnd w:id="993"/>
    </w:p>
    <w:p w14:paraId="4E001E57" w14:textId="77777777" w:rsidR="00C2340A" w:rsidRDefault="00C73D1F" w:rsidP="00566241">
      <w:r>
        <w:t>Već je zaključeno da je strojno učenje vrlo popularna grana umjetne inteligencije, stoga ne čudi interes mnogih velikih kompanija</w:t>
      </w:r>
      <w:r w:rsidR="00AC5B0B">
        <w:t>, poput Microsoft-a, Google-a, Amazon-a i sl.</w:t>
      </w:r>
      <w:r>
        <w:t xml:space="preserve"> Svatko bi želio svoj udio u tehnologiji budućnosti. </w:t>
      </w:r>
      <w:r w:rsidR="00566241">
        <w:t xml:space="preserve">Velike kompanije nude vrlo popularna rješenja strojnog učenja u oblaku (engleski </w:t>
      </w:r>
      <w:proofErr w:type="spellStart"/>
      <w:r w:rsidR="00566241">
        <w:t>cloud</w:t>
      </w:r>
      <w:proofErr w:type="spellEnd"/>
      <w:r w:rsidR="00566241">
        <w:t xml:space="preserve">). Osim </w:t>
      </w:r>
      <w:r w:rsidR="00C2340A">
        <w:t>rješenja</w:t>
      </w:r>
      <w:r w:rsidR="00566241">
        <w:t xml:space="preserve"> u oblaku, postoje i </w:t>
      </w:r>
      <w:r w:rsidR="00C2340A">
        <w:t xml:space="preserve">biblioteke i programski okviri (engleski Framework) koje se izvršavaju na lokalnom računalu. </w:t>
      </w:r>
    </w:p>
    <w:p w14:paraId="3DF0A7FE" w14:textId="52641082" w:rsidR="00C2340A" w:rsidRPr="00C2340A" w:rsidRDefault="00C2340A" w:rsidP="00F02F4A">
      <w:pPr>
        <w:pStyle w:val="Heading2"/>
        <w:rPr>
          <w:sz w:val="24"/>
          <w:szCs w:val="22"/>
        </w:rPr>
      </w:pPr>
      <w:bookmarkStart w:id="994" w:name="_Toc532148309"/>
      <w:r>
        <w:t>Lokalne tehnologije strojnog učenja</w:t>
      </w:r>
      <w:bookmarkEnd w:id="994"/>
    </w:p>
    <w:p w14:paraId="57ADAA88" w14:textId="53CF3379" w:rsidR="0092753E" w:rsidRDefault="00C2340A" w:rsidP="00C2340A">
      <w:r>
        <w:t xml:space="preserve">Lokalne tehnologije </w:t>
      </w:r>
      <w:r w:rsidR="00503E90">
        <w:t xml:space="preserve">zahtijevaju računalo na kojem će se izvršavati te biblioteke i programski okviri. Također, potrebno je samostalno napisati programski kod u nekom od programskih jezika za iskorištavanje tih biblioteka. </w:t>
      </w:r>
      <w:r w:rsidR="00166BE4">
        <w:t>Neke od poznatijih biblioteka</w:t>
      </w:r>
      <w:r w:rsidR="0092753E">
        <w:t xml:space="preserve"> i programskih okvira</w:t>
      </w:r>
      <w:r w:rsidR="00166BE4">
        <w:t xml:space="preserve"> </w:t>
      </w:r>
      <w:r w:rsidR="0092753E">
        <w:t>su:</w:t>
      </w:r>
    </w:p>
    <w:p w14:paraId="042559C2" w14:textId="77777777" w:rsidR="0092753E" w:rsidRDefault="0092753E">
      <w:pPr>
        <w:pStyle w:val="ListParagraph"/>
        <w:numPr>
          <w:ilvl w:val="0"/>
          <w:numId w:val="8"/>
        </w:numPr>
        <w:pPrChange w:id="995" w:author="Kristijan Vrabec (kvrabec)" w:date="2018-12-08T16:57:00Z">
          <w:pPr>
            <w:pStyle w:val="ListParagraph"/>
            <w:numPr>
              <w:numId w:val="24"/>
            </w:numPr>
            <w:tabs>
              <w:tab w:val="num" w:pos="360"/>
              <w:tab w:val="num" w:pos="720"/>
            </w:tabs>
            <w:ind w:hanging="720"/>
          </w:pPr>
        </w:pPrChange>
      </w:pPr>
      <w:r w:rsidRPr="0092753E">
        <w:t>TensorFlow</w:t>
      </w:r>
    </w:p>
    <w:p w14:paraId="612D54FD" w14:textId="77777777" w:rsidR="0092753E" w:rsidRDefault="0092753E">
      <w:pPr>
        <w:pStyle w:val="ListParagraph"/>
        <w:numPr>
          <w:ilvl w:val="0"/>
          <w:numId w:val="8"/>
        </w:numPr>
        <w:pPrChange w:id="996" w:author="Kristijan Vrabec (kvrabec)" w:date="2018-12-08T16:57:00Z">
          <w:pPr>
            <w:pStyle w:val="ListParagraph"/>
            <w:numPr>
              <w:numId w:val="24"/>
            </w:numPr>
            <w:tabs>
              <w:tab w:val="num" w:pos="360"/>
              <w:tab w:val="num" w:pos="720"/>
            </w:tabs>
            <w:ind w:hanging="720"/>
          </w:pPr>
        </w:pPrChange>
      </w:pPr>
      <w:r w:rsidRPr="0092753E">
        <w:t>Keras</w:t>
      </w:r>
    </w:p>
    <w:p w14:paraId="0CA88CF1" w14:textId="2FA256C0" w:rsidR="002279B8" w:rsidRDefault="0092753E">
      <w:pPr>
        <w:pStyle w:val="ListParagraph"/>
        <w:numPr>
          <w:ilvl w:val="0"/>
          <w:numId w:val="8"/>
        </w:numPr>
        <w:pPrChange w:id="997" w:author="Kristijan Vrabec (kvrabec)" w:date="2018-12-08T19:52:00Z">
          <w:pPr>
            <w:pStyle w:val="ListParagraph"/>
            <w:numPr>
              <w:numId w:val="24"/>
            </w:numPr>
            <w:tabs>
              <w:tab w:val="num" w:pos="360"/>
              <w:tab w:val="num" w:pos="720"/>
            </w:tabs>
            <w:ind w:hanging="720"/>
          </w:pPr>
        </w:pPrChange>
      </w:pPr>
      <w:r w:rsidRPr="0092753E">
        <w:t>Caffe</w:t>
      </w:r>
    </w:p>
    <w:p w14:paraId="264C4180" w14:textId="345E52E5" w:rsidR="0082492D" w:rsidDel="0008130C" w:rsidRDefault="0082492D" w:rsidP="0092753E">
      <w:pPr>
        <w:ind w:firstLine="0"/>
        <w:rPr>
          <w:del w:id="998" w:author="Kristijan Vrabec (kvrabec)" w:date="2018-12-08T19:46:00Z"/>
        </w:rPr>
      </w:pPr>
      <w:del w:id="999" w:author="Kristijan Vrabec (kvrabec)" w:date="2018-12-08T19:46:00Z">
        <w:r w:rsidDel="0008130C">
          <w:delText>Najbolji programski jezici za strojno učenje su:</w:delText>
        </w:r>
        <w:bookmarkStart w:id="1000" w:name="_Toc532062302"/>
        <w:bookmarkStart w:id="1001" w:name="_Toc532110910"/>
        <w:bookmarkStart w:id="1002" w:name="_Toc532126467"/>
        <w:bookmarkStart w:id="1003" w:name="_Toc532126540"/>
        <w:bookmarkStart w:id="1004" w:name="_Toc532138164"/>
        <w:bookmarkStart w:id="1005" w:name="_Toc532140127"/>
        <w:bookmarkStart w:id="1006" w:name="_Toc532143592"/>
        <w:bookmarkStart w:id="1007" w:name="_Toc532146707"/>
        <w:bookmarkStart w:id="1008" w:name="_Toc532146934"/>
        <w:bookmarkStart w:id="1009" w:name="_Toc532147003"/>
        <w:bookmarkStart w:id="1010" w:name="_Toc532147225"/>
        <w:bookmarkStart w:id="1011" w:name="_Toc532147309"/>
        <w:bookmarkStart w:id="1012" w:name="_Toc532147390"/>
        <w:bookmarkStart w:id="1013" w:name="_Toc532147462"/>
        <w:bookmarkStart w:id="1014" w:name="_Toc532147534"/>
        <w:bookmarkStart w:id="1015" w:name="_Toc532147618"/>
        <w:bookmarkStart w:id="1016" w:name="_Toc532147690"/>
        <w:bookmarkStart w:id="1017" w:name="_Toc532147774"/>
        <w:bookmarkStart w:id="1018" w:name="_Toc532147858"/>
        <w:bookmarkStart w:id="1019" w:name="_Toc532147930"/>
        <w:bookmarkStart w:id="1020" w:name="_Toc532148014"/>
        <w:bookmarkStart w:id="1021" w:name="_Toc532148098"/>
        <w:bookmarkStart w:id="1022" w:name="_Toc532148179"/>
        <w:bookmarkStart w:id="1023" w:name="_Toc532148251"/>
        <w:bookmarkStart w:id="1024" w:name="_Toc532148310"/>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del>
    </w:p>
    <w:p w14:paraId="2BE82458" w14:textId="666DD0A4" w:rsidR="0082492D" w:rsidDel="0008130C" w:rsidRDefault="0082492D">
      <w:pPr>
        <w:pStyle w:val="ListParagraph"/>
        <w:numPr>
          <w:ilvl w:val="0"/>
          <w:numId w:val="9"/>
        </w:numPr>
        <w:rPr>
          <w:del w:id="1025" w:author="Kristijan Vrabec (kvrabec)" w:date="2018-12-08T19:46:00Z"/>
        </w:rPr>
        <w:pPrChange w:id="1026" w:author="Kristijan Vrabec (kvrabec)" w:date="2018-12-08T16:57:00Z">
          <w:pPr>
            <w:pStyle w:val="ListParagraph"/>
            <w:numPr>
              <w:numId w:val="25"/>
            </w:numPr>
            <w:tabs>
              <w:tab w:val="num" w:pos="360"/>
              <w:tab w:val="num" w:pos="720"/>
            </w:tabs>
            <w:ind w:hanging="720"/>
          </w:pPr>
        </w:pPrChange>
      </w:pPr>
      <w:del w:id="1027" w:author="Kristijan Vrabec (kvrabec)" w:date="2018-12-08T19:46:00Z">
        <w:r w:rsidDel="0008130C">
          <w:delText>Python</w:delText>
        </w:r>
        <w:bookmarkStart w:id="1028" w:name="_Toc532062303"/>
        <w:bookmarkStart w:id="1029" w:name="_Toc532110911"/>
        <w:bookmarkStart w:id="1030" w:name="_Toc532126468"/>
        <w:bookmarkStart w:id="1031" w:name="_Toc532126541"/>
        <w:bookmarkStart w:id="1032" w:name="_Toc532138165"/>
        <w:bookmarkStart w:id="1033" w:name="_Toc532140128"/>
        <w:bookmarkStart w:id="1034" w:name="_Toc532143593"/>
        <w:bookmarkStart w:id="1035" w:name="_Toc532146708"/>
        <w:bookmarkStart w:id="1036" w:name="_Toc532146935"/>
        <w:bookmarkStart w:id="1037" w:name="_Toc532147004"/>
        <w:bookmarkStart w:id="1038" w:name="_Toc532147226"/>
        <w:bookmarkStart w:id="1039" w:name="_Toc532147310"/>
        <w:bookmarkStart w:id="1040" w:name="_Toc532147391"/>
        <w:bookmarkStart w:id="1041" w:name="_Toc532147463"/>
        <w:bookmarkStart w:id="1042" w:name="_Toc532147535"/>
        <w:bookmarkStart w:id="1043" w:name="_Toc532147619"/>
        <w:bookmarkStart w:id="1044" w:name="_Toc532147691"/>
        <w:bookmarkStart w:id="1045" w:name="_Toc532147775"/>
        <w:bookmarkStart w:id="1046" w:name="_Toc532147859"/>
        <w:bookmarkStart w:id="1047" w:name="_Toc532147931"/>
        <w:bookmarkStart w:id="1048" w:name="_Toc532148015"/>
        <w:bookmarkStart w:id="1049" w:name="_Toc532148099"/>
        <w:bookmarkStart w:id="1050" w:name="_Toc532148180"/>
        <w:bookmarkStart w:id="1051" w:name="_Toc532148252"/>
        <w:bookmarkStart w:id="1052" w:name="_Toc532148311"/>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del>
    </w:p>
    <w:p w14:paraId="51CDE4BA" w14:textId="3909F13C" w:rsidR="0082492D" w:rsidDel="0008130C" w:rsidRDefault="0082492D">
      <w:pPr>
        <w:pStyle w:val="ListParagraph"/>
        <w:numPr>
          <w:ilvl w:val="0"/>
          <w:numId w:val="9"/>
        </w:numPr>
        <w:rPr>
          <w:del w:id="1053" w:author="Kristijan Vrabec (kvrabec)" w:date="2018-12-08T19:46:00Z"/>
        </w:rPr>
        <w:pPrChange w:id="1054" w:author="Kristijan Vrabec (kvrabec)" w:date="2018-12-08T16:57:00Z">
          <w:pPr>
            <w:pStyle w:val="ListParagraph"/>
            <w:numPr>
              <w:numId w:val="25"/>
            </w:numPr>
            <w:tabs>
              <w:tab w:val="num" w:pos="360"/>
              <w:tab w:val="num" w:pos="720"/>
            </w:tabs>
            <w:ind w:hanging="720"/>
          </w:pPr>
        </w:pPrChange>
      </w:pPr>
      <w:del w:id="1055" w:author="Kristijan Vrabec (kvrabec)" w:date="2018-12-08T19:46:00Z">
        <w:r w:rsidDel="0008130C">
          <w:delText>R</w:delText>
        </w:r>
        <w:bookmarkStart w:id="1056" w:name="_Toc532062304"/>
        <w:bookmarkStart w:id="1057" w:name="_Toc532110912"/>
        <w:bookmarkStart w:id="1058" w:name="_Toc532126469"/>
        <w:bookmarkStart w:id="1059" w:name="_Toc532126542"/>
        <w:bookmarkStart w:id="1060" w:name="_Toc532138166"/>
        <w:bookmarkStart w:id="1061" w:name="_Toc532140129"/>
        <w:bookmarkStart w:id="1062" w:name="_Toc532143594"/>
        <w:bookmarkStart w:id="1063" w:name="_Toc532146709"/>
        <w:bookmarkStart w:id="1064" w:name="_Toc532146936"/>
        <w:bookmarkStart w:id="1065" w:name="_Toc532147005"/>
        <w:bookmarkStart w:id="1066" w:name="_Toc532147227"/>
        <w:bookmarkStart w:id="1067" w:name="_Toc532147311"/>
        <w:bookmarkStart w:id="1068" w:name="_Toc532147392"/>
        <w:bookmarkStart w:id="1069" w:name="_Toc532147464"/>
        <w:bookmarkStart w:id="1070" w:name="_Toc532147536"/>
        <w:bookmarkStart w:id="1071" w:name="_Toc532147620"/>
        <w:bookmarkStart w:id="1072" w:name="_Toc532147692"/>
        <w:bookmarkStart w:id="1073" w:name="_Toc532147776"/>
        <w:bookmarkStart w:id="1074" w:name="_Toc532147860"/>
        <w:bookmarkStart w:id="1075" w:name="_Toc532147932"/>
        <w:bookmarkStart w:id="1076" w:name="_Toc532148016"/>
        <w:bookmarkStart w:id="1077" w:name="_Toc532148100"/>
        <w:bookmarkStart w:id="1078" w:name="_Toc532148181"/>
        <w:bookmarkStart w:id="1079" w:name="_Toc532148253"/>
        <w:bookmarkStart w:id="1080" w:name="_Toc532148312"/>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del>
    </w:p>
    <w:p w14:paraId="05AE65DC" w14:textId="1FE1A592" w:rsidR="0082492D" w:rsidDel="0008130C" w:rsidRDefault="00FC5081">
      <w:pPr>
        <w:pStyle w:val="ListParagraph"/>
        <w:numPr>
          <w:ilvl w:val="0"/>
          <w:numId w:val="9"/>
        </w:numPr>
        <w:rPr>
          <w:del w:id="1081" w:author="Kristijan Vrabec (kvrabec)" w:date="2018-12-08T19:46:00Z"/>
        </w:rPr>
        <w:pPrChange w:id="1082" w:author="Kristijan Vrabec (kvrabec)" w:date="2018-12-08T16:57:00Z">
          <w:pPr>
            <w:pStyle w:val="ListParagraph"/>
            <w:numPr>
              <w:numId w:val="25"/>
            </w:numPr>
            <w:tabs>
              <w:tab w:val="num" w:pos="360"/>
              <w:tab w:val="num" w:pos="720"/>
            </w:tabs>
            <w:ind w:hanging="720"/>
          </w:pPr>
        </w:pPrChange>
      </w:pPr>
      <w:del w:id="1083" w:author="Kristijan Vrabec (kvrabec)" w:date="2018-12-08T19:46:00Z">
        <w:r w:rsidDel="0008130C">
          <w:delText>C/C++</w:delText>
        </w:r>
        <w:bookmarkStart w:id="1084" w:name="_Toc532062305"/>
        <w:bookmarkStart w:id="1085" w:name="_Toc532110913"/>
        <w:bookmarkStart w:id="1086" w:name="_Toc532126470"/>
        <w:bookmarkStart w:id="1087" w:name="_Toc532126543"/>
        <w:bookmarkStart w:id="1088" w:name="_Toc532138167"/>
        <w:bookmarkStart w:id="1089" w:name="_Toc532140130"/>
        <w:bookmarkStart w:id="1090" w:name="_Toc532143595"/>
        <w:bookmarkStart w:id="1091" w:name="_Toc532146710"/>
        <w:bookmarkStart w:id="1092" w:name="_Toc532146937"/>
        <w:bookmarkStart w:id="1093" w:name="_Toc532147006"/>
        <w:bookmarkStart w:id="1094" w:name="_Toc532147228"/>
        <w:bookmarkStart w:id="1095" w:name="_Toc532147312"/>
        <w:bookmarkStart w:id="1096" w:name="_Toc532147393"/>
        <w:bookmarkStart w:id="1097" w:name="_Toc532147465"/>
        <w:bookmarkStart w:id="1098" w:name="_Toc532147537"/>
        <w:bookmarkStart w:id="1099" w:name="_Toc532147621"/>
        <w:bookmarkStart w:id="1100" w:name="_Toc532147693"/>
        <w:bookmarkStart w:id="1101" w:name="_Toc532147777"/>
        <w:bookmarkStart w:id="1102" w:name="_Toc532147861"/>
        <w:bookmarkStart w:id="1103" w:name="_Toc532147933"/>
        <w:bookmarkStart w:id="1104" w:name="_Toc532148017"/>
        <w:bookmarkStart w:id="1105" w:name="_Toc532148101"/>
        <w:bookmarkStart w:id="1106" w:name="_Toc532148182"/>
        <w:bookmarkStart w:id="1107" w:name="_Toc532148254"/>
        <w:bookmarkStart w:id="1108" w:name="_Toc53214831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del>
    </w:p>
    <w:p w14:paraId="0B566BF0" w14:textId="5233CFAB" w:rsidR="00FC5081" w:rsidDel="0008130C" w:rsidRDefault="00FC5081">
      <w:pPr>
        <w:pStyle w:val="ListParagraph"/>
        <w:numPr>
          <w:ilvl w:val="0"/>
          <w:numId w:val="9"/>
        </w:numPr>
        <w:rPr>
          <w:del w:id="1109" w:author="Kristijan Vrabec (kvrabec)" w:date="2018-12-08T19:46:00Z"/>
        </w:rPr>
        <w:pPrChange w:id="1110" w:author="Kristijan Vrabec (kvrabec)" w:date="2018-12-08T16:57:00Z">
          <w:pPr>
            <w:pStyle w:val="ListParagraph"/>
            <w:numPr>
              <w:numId w:val="25"/>
            </w:numPr>
            <w:tabs>
              <w:tab w:val="num" w:pos="360"/>
              <w:tab w:val="num" w:pos="720"/>
            </w:tabs>
            <w:ind w:hanging="720"/>
          </w:pPr>
        </w:pPrChange>
      </w:pPr>
      <w:del w:id="1111" w:author="Kristijan Vrabec (kvrabec)" w:date="2018-12-08T19:46:00Z">
        <w:r w:rsidDel="0008130C">
          <w:delText>Java</w:delText>
        </w:r>
        <w:bookmarkStart w:id="1112" w:name="_Toc532062306"/>
        <w:bookmarkStart w:id="1113" w:name="_Toc532110914"/>
        <w:bookmarkStart w:id="1114" w:name="_Toc532126471"/>
        <w:bookmarkStart w:id="1115" w:name="_Toc532126544"/>
        <w:bookmarkStart w:id="1116" w:name="_Toc532138168"/>
        <w:bookmarkStart w:id="1117" w:name="_Toc532140131"/>
        <w:bookmarkStart w:id="1118" w:name="_Toc532143596"/>
        <w:bookmarkStart w:id="1119" w:name="_Toc532146711"/>
        <w:bookmarkStart w:id="1120" w:name="_Toc532146938"/>
        <w:bookmarkStart w:id="1121" w:name="_Toc532147007"/>
        <w:bookmarkStart w:id="1122" w:name="_Toc532147229"/>
        <w:bookmarkStart w:id="1123" w:name="_Toc532147313"/>
        <w:bookmarkStart w:id="1124" w:name="_Toc532147394"/>
        <w:bookmarkStart w:id="1125" w:name="_Toc532147466"/>
        <w:bookmarkStart w:id="1126" w:name="_Toc532147538"/>
        <w:bookmarkStart w:id="1127" w:name="_Toc532147622"/>
        <w:bookmarkStart w:id="1128" w:name="_Toc532147694"/>
        <w:bookmarkStart w:id="1129" w:name="_Toc532147778"/>
        <w:bookmarkStart w:id="1130" w:name="_Toc532147862"/>
        <w:bookmarkStart w:id="1131" w:name="_Toc532147934"/>
        <w:bookmarkStart w:id="1132" w:name="_Toc532148018"/>
        <w:bookmarkStart w:id="1133" w:name="_Toc532148102"/>
        <w:bookmarkStart w:id="1134" w:name="_Toc532148183"/>
        <w:bookmarkStart w:id="1135" w:name="_Toc532148255"/>
        <w:bookmarkStart w:id="1136" w:name="_Toc532148314"/>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del>
    </w:p>
    <w:p w14:paraId="4B888D07" w14:textId="4D8D0D96" w:rsidR="0082492D" w:rsidRPr="00F02F4A" w:rsidRDefault="008230AD" w:rsidP="00F02F4A">
      <w:pPr>
        <w:pStyle w:val="Heading3"/>
      </w:pPr>
      <w:del w:id="1137" w:author="Kristijan Vrabec (kvrabec)" w:date="2018-12-08T19:46:00Z">
        <w:r w:rsidRPr="00F02F4A" w:rsidDel="0008130C">
          <w:delText xml:space="preserve"> </w:delText>
        </w:r>
      </w:del>
      <w:bookmarkStart w:id="1138" w:name="_Toc532148315"/>
      <w:r w:rsidR="0082492D" w:rsidRPr="00F02F4A">
        <w:t>TensorFlow</w:t>
      </w:r>
      <w:bookmarkEnd w:id="1138"/>
    </w:p>
    <w:p w14:paraId="12F6E7A8" w14:textId="1CEBD625" w:rsidR="00442A55" w:rsidRDefault="0082492D" w:rsidP="0082492D">
      <w:r>
        <w:t xml:space="preserve">TensorFlow je biblioteka otvorenog koda </w:t>
      </w:r>
      <w:r w:rsidR="00442A55">
        <w:t xml:space="preserve">visokih performansi za numeričke obračune. Razvili su je Google-ovi stručnjaci iz </w:t>
      </w:r>
      <w:r w:rsidR="004015F1">
        <w:t>„</w:t>
      </w:r>
      <w:r w:rsidR="00442A55">
        <w:t xml:space="preserve">Google </w:t>
      </w:r>
      <w:proofErr w:type="spellStart"/>
      <w:r w:rsidR="00442A55">
        <w:t>Brain</w:t>
      </w:r>
      <w:proofErr w:type="spellEnd"/>
      <w:r w:rsidR="004015F1">
        <w:t>“</w:t>
      </w:r>
      <w:r w:rsidR="00442A55">
        <w:t xml:space="preserve"> tima 2015. godine unutar Google-ove AI organizacije. TensorFlow je jedan od najpopularnijih i najraširenijih sustava za umjetnu inteligenciju i strojno učenje. </w:t>
      </w:r>
    </w:p>
    <w:p w14:paraId="79F2AE71" w14:textId="2668A796" w:rsidR="00FA7168" w:rsidRDefault="00442A55" w:rsidP="00FA7168">
      <w:r>
        <w:t xml:space="preserve">Arhitektura TensorFlow-a omogućava korisnicima razvoj i računanje na različitim platformama, od korištenja procesorske snage i snage grafičkih kartica do </w:t>
      </w:r>
      <w:r w:rsidR="00FA7168">
        <w:t>posebnih čipova za akceleraciju procesa strojnog učenja. Nove verzije TensorFlow-a omogućavaju integraciju umjetne inteligencije na mobilne uređaje, uz klasična stolna računala i servere, te web stranice zbog podrške za JavaScript, programski jezik koji se najčešće koristi na Web stranicama. Uz Python</w:t>
      </w:r>
      <w:ins w:id="1139" w:author="Kristijan Vrabec (kvrabec)" w:date="2018-12-08T17:43:00Z">
        <w:r w:rsidR="000D7F15">
          <w:t>,</w:t>
        </w:r>
        <w:r w:rsidR="00714096">
          <w:t xml:space="preserve"> kao </w:t>
        </w:r>
      </w:ins>
      <w:del w:id="1140" w:author="Kristijan Vrabec (kvrabec)" w:date="2018-12-08T17:43:00Z">
        <w:r w:rsidR="00FA7168" w:rsidDel="00714096">
          <w:delText xml:space="preserve">, koji </w:delText>
        </w:r>
      </w:del>
      <w:r w:rsidR="00FA7168">
        <w:t xml:space="preserve">standardni programski jezik za TensorFlow, podržani su još i Java, Go i C. </w:t>
      </w:r>
    </w:p>
    <w:p w14:paraId="5337B730" w14:textId="75B6C291" w:rsidR="00881372" w:rsidRDefault="00881372" w:rsidP="00FA7168">
      <w:r>
        <w:lastRenderedPageBreak/>
        <w:t xml:space="preserve">Kako bi se lakše razumjeli, </w:t>
      </w:r>
      <w:ins w:id="1141" w:author="Kristijan Vrabec (kvrabec)" w:date="2018-12-09T17:04:00Z">
        <w:r w:rsidR="00DE2D71">
          <w:t xml:space="preserve">otklonili nepravilnosti (eng. </w:t>
        </w:r>
      </w:ins>
      <w:proofErr w:type="spellStart"/>
      <w:r w:rsidRPr="00DE2D71">
        <w:rPr>
          <w:i/>
          <w:rPrChange w:id="1142" w:author="Kristijan Vrabec (kvrabec)" w:date="2018-12-09T17:04:00Z">
            <w:rPr/>
          </w:rPrChange>
        </w:rPr>
        <w:t>debug</w:t>
      </w:r>
      <w:proofErr w:type="spellEnd"/>
      <w:del w:id="1143" w:author="Kristijan Vrabec (kvrabec)" w:date="2018-12-09T17:04:00Z">
        <w:r w:rsidDel="00DE2D71">
          <w:delText>irali</w:delText>
        </w:r>
      </w:del>
      <w:ins w:id="1144" w:author="Kristijan Vrabec (kvrabec)" w:date="2018-12-09T17:04:00Z">
        <w:r w:rsidR="00DE2D71">
          <w:t>)</w:t>
        </w:r>
      </w:ins>
      <w:r>
        <w:t xml:space="preserve"> i optimizirali </w:t>
      </w:r>
      <w:r w:rsidR="00C23D8A">
        <w:t xml:space="preserve">programi I modeli kreirani u </w:t>
      </w:r>
      <w:r>
        <w:t>TensorFlow</w:t>
      </w:r>
      <w:r w:rsidR="00C23D8A">
        <w:t>-u</w:t>
      </w:r>
      <w:r>
        <w:t>, kreiran je alat za vizualizaciju nazvan TensorBoard. TensorBoard se pokreće preko komandne linije sljedećom komandom:</w:t>
      </w:r>
    </w:p>
    <w:p w14:paraId="183D807B" w14:textId="3477841F" w:rsidR="00881372" w:rsidRPr="00BB42BA" w:rsidRDefault="00881372" w:rsidP="00BB42BA">
      <w:pPr>
        <w:ind w:firstLine="0"/>
        <w:jc w:val="center"/>
        <w:rPr>
          <w:rFonts w:ascii="Courier New" w:hAnsi="Courier New" w:cs="Courier New"/>
        </w:rPr>
      </w:pPr>
      <w:proofErr w:type="spellStart"/>
      <w:r w:rsidRPr="00BB42BA">
        <w:rPr>
          <w:rFonts w:ascii="Courier New" w:hAnsi="Courier New" w:cs="Courier New"/>
          <w:lang w:eastAsia="hr-HR"/>
        </w:rPr>
        <w:t>tensorboard</w:t>
      </w:r>
      <w:proofErr w:type="spellEnd"/>
      <w:r w:rsidRPr="00BB42BA">
        <w:rPr>
          <w:rFonts w:ascii="Courier New" w:hAnsi="Courier New" w:cs="Courier New"/>
          <w:lang w:eastAsia="hr-HR"/>
        </w:rPr>
        <w:t xml:space="preserve"> --</w:t>
      </w:r>
      <w:proofErr w:type="spellStart"/>
      <w:r w:rsidRPr="00BB42BA">
        <w:rPr>
          <w:rFonts w:ascii="Courier New" w:hAnsi="Courier New" w:cs="Courier New"/>
          <w:lang w:eastAsia="hr-HR"/>
        </w:rPr>
        <w:t>logdir</w:t>
      </w:r>
      <w:proofErr w:type="spellEnd"/>
      <w:r w:rsidRPr="00BB42BA">
        <w:rPr>
          <w:rFonts w:ascii="Courier New" w:hAnsi="Courier New" w:cs="Courier New"/>
          <w:lang w:eastAsia="hr-HR"/>
        </w:rPr>
        <w:t>=</w:t>
      </w:r>
      <w:proofErr w:type="spellStart"/>
      <w:r w:rsidRPr="00BB42BA">
        <w:rPr>
          <w:rFonts w:ascii="Courier New" w:hAnsi="Courier New" w:cs="Courier New"/>
          <w:lang w:eastAsia="hr-HR"/>
        </w:rPr>
        <w:t>putanja_do_direktorija</w:t>
      </w:r>
      <w:proofErr w:type="spellEnd"/>
    </w:p>
    <w:p w14:paraId="078D8661" w14:textId="797807A1" w:rsidR="00BB42BA" w:rsidRDefault="00881372" w:rsidP="00881372">
      <w:pPr>
        <w:ind w:firstLine="0"/>
        <w:rPr>
          <w:lang w:eastAsia="hr-HR"/>
        </w:rPr>
      </w:pPr>
      <w:r>
        <w:rPr>
          <w:lang w:eastAsia="hr-HR"/>
        </w:rPr>
        <w:t xml:space="preserve">te se predaje parametar </w:t>
      </w:r>
      <w:r w:rsidR="00367AAD">
        <w:rPr>
          <w:lang w:eastAsia="hr-HR"/>
        </w:rPr>
        <w:t>„</w:t>
      </w:r>
      <w:r>
        <w:rPr>
          <w:lang w:eastAsia="hr-HR"/>
        </w:rPr>
        <w:t>–</w:t>
      </w:r>
      <w:proofErr w:type="spellStart"/>
      <w:r w:rsidRPr="00DE2D71">
        <w:rPr>
          <w:rFonts w:ascii="Courier New" w:hAnsi="Courier New" w:cs="Courier New"/>
          <w:lang w:eastAsia="hr-HR"/>
          <w:rPrChange w:id="1145" w:author="Kristijan Vrabec (kvrabec)" w:date="2018-12-09T17:05:00Z">
            <w:rPr>
              <w:lang w:eastAsia="hr-HR"/>
            </w:rPr>
          </w:rPrChange>
        </w:rPr>
        <w:t>logdir</w:t>
      </w:r>
      <w:proofErr w:type="spellEnd"/>
      <w:r w:rsidR="00367AAD">
        <w:rPr>
          <w:lang w:eastAsia="hr-HR"/>
        </w:rPr>
        <w:t>“</w:t>
      </w:r>
      <w:r>
        <w:rPr>
          <w:lang w:eastAsia="hr-HR"/>
        </w:rPr>
        <w:t xml:space="preserve"> koji je putanja do log direktorija TensorFlow algoritma. </w:t>
      </w:r>
      <w:r w:rsidR="00BB42BA">
        <w:rPr>
          <w:lang w:eastAsia="hr-HR"/>
        </w:rPr>
        <w:t>Nakon pokretanja, TensorBoard vizualizacija se otvara u Internet pregledniku preko adrese</w:t>
      </w:r>
      <w:r w:rsidR="00FD297B">
        <w:rPr>
          <w:lang w:eastAsia="hr-HR"/>
        </w:rPr>
        <w:t>:</w:t>
      </w:r>
    </w:p>
    <w:p w14:paraId="61971072" w14:textId="3075B7F7" w:rsidR="00BB42BA" w:rsidRPr="00BB42BA" w:rsidRDefault="00BB42BA" w:rsidP="00BB42BA">
      <w:pPr>
        <w:ind w:firstLine="0"/>
        <w:jc w:val="center"/>
        <w:rPr>
          <w:rFonts w:ascii="Courier New" w:hAnsi="Courier New" w:cs="Courier New"/>
          <w:lang w:eastAsia="hr-HR"/>
        </w:rPr>
      </w:pPr>
      <w:r w:rsidRPr="00BB42BA">
        <w:rPr>
          <w:rFonts w:ascii="Courier New" w:hAnsi="Courier New" w:cs="Courier New"/>
          <w:lang w:eastAsia="hr-HR"/>
        </w:rPr>
        <w:t>localhost:6006</w:t>
      </w:r>
      <w:r w:rsidR="00FD297B">
        <w:rPr>
          <w:rFonts w:ascii="Courier New" w:hAnsi="Courier New" w:cs="Courier New"/>
          <w:lang w:eastAsia="hr-HR"/>
        </w:rPr>
        <w:t xml:space="preserve"> ili</w:t>
      </w:r>
      <w:r w:rsidRPr="00BB42BA">
        <w:rPr>
          <w:rFonts w:ascii="Courier New" w:hAnsi="Courier New" w:cs="Courier New"/>
          <w:lang w:eastAsia="hr-HR"/>
        </w:rPr>
        <w:t xml:space="preserve"> ime_računala:6006</w:t>
      </w:r>
    </w:p>
    <w:p w14:paraId="15ECEB47" w14:textId="2F1F55B9" w:rsidR="00881372" w:rsidRDefault="00881372" w:rsidP="00881372">
      <w:pPr>
        <w:ind w:firstLine="0"/>
        <w:rPr>
          <w:lang w:eastAsia="hr-HR"/>
        </w:rPr>
      </w:pPr>
      <w:r>
        <w:rPr>
          <w:lang w:eastAsia="hr-HR"/>
        </w:rPr>
        <w:t xml:space="preserve">TensorBoard se može koristiti za vizualizaciju </w:t>
      </w:r>
      <w:r w:rsidR="00B12EEC">
        <w:rPr>
          <w:lang w:eastAsia="hr-HR"/>
        </w:rPr>
        <w:t xml:space="preserve">grafa stope netočnosti, grafički prikaz modela i sl. </w:t>
      </w:r>
    </w:p>
    <w:p w14:paraId="7BFB3C6B" w14:textId="0C83DDC8" w:rsidR="00FA7168" w:rsidRDefault="00881372" w:rsidP="00FA7168">
      <w:pPr>
        <w:pStyle w:val="NoSpacing"/>
      </w:pPr>
      <w:r>
        <w:rPr>
          <w:noProof/>
        </w:rPr>
        <w:drawing>
          <wp:inline distT="0" distB="0" distL="0" distR="0" wp14:anchorId="545DF286" wp14:editId="2D02A254">
            <wp:extent cx="5760720" cy="3853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53180"/>
                    </a:xfrm>
                    <a:prstGeom prst="rect">
                      <a:avLst/>
                    </a:prstGeom>
                  </pic:spPr>
                </pic:pic>
              </a:graphicData>
            </a:graphic>
          </wp:inline>
        </w:drawing>
      </w:r>
    </w:p>
    <w:p w14:paraId="1B203EB5" w14:textId="19EB0A58" w:rsidR="00185432" w:rsidRDefault="00FA7168" w:rsidP="00FA7168">
      <w:pPr>
        <w:pStyle w:val="Caption"/>
        <w:ind w:firstLine="0"/>
        <w:jc w:val="center"/>
        <w:rPr>
          <w:ins w:id="1146" w:author="Kristijan Vrabec (kvrabec)" w:date="2018-12-08T19:47:00Z"/>
          <w:sz w:val="20"/>
        </w:rPr>
      </w:pPr>
      <w:r>
        <w:br/>
      </w:r>
      <w:bookmarkStart w:id="1147" w:name="_Toc532138245"/>
      <w:r w:rsidRPr="00FA7168">
        <w:rPr>
          <w:sz w:val="20"/>
        </w:rPr>
        <w:t xml:space="preserve">Slika </w:t>
      </w:r>
      <w:r w:rsidRPr="00FA7168">
        <w:rPr>
          <w:sz w:val="20"/>
        </w:rPr>
        <w:fldChar w:fldCharType="begin"/>
      </w:r>
      <w:r w:rsidRPr="00FA7168">
        <w:rPr>
          <w:sz w:val="20"/>
        </w:rPr>
        <w:instrText xml:space="preserve"> SEQ Slika \* ARABIC </w:instrText>
      </w:r>
      <w:r w:rsidRPr="00FA7168">
        <w:rPr>
          <w:sz w:val="20"/>
        </w:rPr>
        <w:fldChar w:fldCharType="separate"/>
      </w:r>
      <w:r w:rsidR="00895B34">
        <w:rPr>
          <w:noProof/>
          <w:sz w:val="20"/>
        </w:rPr>
        <w:t>12</w:t>
      </w:r>
      <w:r w:rsidRPr="00FA7168">
        <w:rPr>
          <w:sz w:val="20"/>
        </w:rPr>
        <w:fldChar w:fldCharType="end"/>
      </w:r>
      <w:r w:rsidRPr="00FA7168">
        <w:rPr>
          <w:sz w:val="20"/>
        </w:rPr>
        <w:t xml:space="preserve"> </w:t>
      </w:r>
      <w:r w:rsidR="00B12EEC">
        <w:rPr>
          <w:sz w:val="20"/>
        </w:rPr>
        <w:t>Primjer TensorBoard vizualizacije</w:t>
      </w:r>
      <w:bookmarkEnd w:id="1147"/>
    </w:p>
    <w:p w14:paraId="632895E9" w14:textId="77777777" w:rsidR="00185432" w:rsidRDefault="00185432">
      <w:pPr>
        <w:spacing w:after="160" w:line="259" w:lineRule="auto"/>
        <w:ind w:firstLine="0"/>
        <w:jc w:val="left"/>
        <w:rPr>
          <w:ins w:id="1148" w:author="Kristijan Vrabec (kvrabec)" w:date="2018-12-08T19:47:00Z"/>
          <w:i/>
          <w:iCs/>
          <w:color w:val="44546A" w:themeColor="text2"/>
          <w:sz w:val="20"/>
          <w:szCs w:val="18"/>
        </w:rPr>
      </w:pPr>
      <w:ins w:id="1149" w:author="Kristijan Vrabec (kvrabec)" w:date="2018-12-08T19:47:00Z">
        <w:r>
          <w:rPr>
            <w:sz w:val="20"/>
          </w:rPr>
          <w:br w:type="page"/>
        </w:r>
      </w:ins>
    </w:p>
    <w:p w14:paraId="2B91FFC0" w14:textId="3F57DCBD" w:rsidR="00FA7168" w:rsidDel="00185432" w:rsidRDefault="00FA7168" w:rsidP="00FA7168">
      <w:pPr>
        <w:pStyle w:val="Caption"/>
        <w:ind w:firstLine="0"/>
        <w:jc w:val="center"/>
        <w:rPr>
          <w:del w:id="1150" w:author="Kristijan Vrabec (kvrabec)" w:date="2018-12-08T19:47:00Z"/>
          <w:sz w:val="20"/>
        </w:rPr>
      </w:pPr>
      <w:bookmarkStart w:id="1151" w:name="_Toc532062308"/>
      <w:bookmarkStart w:id="1152" w:name="_Toc532110916"/>
      <w:bookmarkStart w:id="1153" w:name="_Toc532126473"/>
      <w:bookmarkStart w:id="1154" w:name="_Toc532126546"/>
      <w:bookmarkStart w:id="1155" w:name="_Toc532138170"/>
      <w:bookmarkStart w:id="1156" w:name="_Toc532140133"/>
      <w:bookmarkStart w:id="1157" w:name="_Toc532143598"/>
      <w:bookmarkStart w:id="1158" w:name="_Toc532146713"/>
      <w:bookmarkStart w:id="1159" w:name="_Toc532146940"/>
      <w:bookmarkStart w:id="1160" w:name="_Toc532147009"/>
      <w:bookmarkStart w:id="1161" w:name="_Toc532147231"/>
      <w:bookmarkStart w:id="1162" w:name="_Toc532147315"/>
      <w:bookmarkStart w:id="1163" w:name="_Toc532147396"/>
      <w:bookmarkStart w:id="1164" w:name="_Toc532147468"/>
      <w:bookmarkStart w:id="1165" w:name="_Toc532147540"/>
      <w:bookmarkStart w:id="1166" w:name="_Toc532147624"/>
      <w:bookmarkStart w:id="1167" w:name="_Toc532147696"/>
      <w:bookmarkStart w:id="1168" w:name="_Toc532147780"/>
      <w:bookmarkStart w:id="1169" w:name="_Toc532147864"/>
      <w:bookmarkStart w:id="1170" w:name="_Toc532147936"/>
      <w:bookmarkStart w:id="1171" w:name="_Toc532148020"/>
      <w:bookmarkStart w:id="1172" w:name="_Toc532148104"/>
      <w:bookmarkStart w:id="1173" w:name="_Toc532148185"/>
      <w:bookmarkStart w:id="1174" w:name="_Toc532148257"/>
      <w:bookmarkStart w:id="1175" w:name="_Toc532148316"/>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14:paraId="2F42B808" w14:textId="4F68AE92" w:rsidR="00B12EEC" w:rsidRPr="00B12EEC" w:rsidDel="00185432" w:rsidRDefault="00B12EEC" w:rsidP="00B12EEC">
      <w:pPr>
        <w:rPr>
          <w:del w:id="1176" w:author="Kristijan Vrabec (kvrabec)" w:date="2018-12-08T19:46:00Z"/>
        </w:rPr>
      </w:pPr>
      <w:bookmarkStart w:id="1177" w:name="_Toc532062309"/>
      <w:bookmarkStart w:id="1178" w:name="_Toc532110917"/>
      <w:bookmarkStart w:id="1179" w:name="_Toc532126474"/>
      <w:bookmarkStart w:id="1180" w:name="_Toc532126547"/>
      <w:bookmarkStart w:id="1181" w:name="_Toc532138171"/>
      <w:bookmarkStart w:id="1182" w:name="_Toc532140134"/>
      <w:bookmarkStart w:id="1183" w:name="_Toc532143599"/>
      <w:bookmarkStart w:id="1184" w:name="_Toc532146714"/>
      <w:bookmarkStart w:id="1185" w:name="_Toc532146941"/>
      <w:bookmarkStart w:id="1186" w:name="_Toc532147010"/>
      <w:bookmarkStart w:id="1187" w:name="_Toc532147232"/>
      <w:bookmarkStart w:id="1188" w:name="_Toc532147316"/>
      <w:bookmarkStart w:id="1189" w:name="_Toc532147397"/>
      <w:bookmarkStart w:id="1190" w:name="_Toc532147469"/>
      <w:bookmarkStart w:id="1191" w:name="_Toc532147541"/>
      <w:bookmarkStart w:id="1192" w:name="_Toc532147625"/>
      <w:bookmarkStart w:id="1193" w:name="_Toc532147697"/>
      <w:bookmarkStart w:id="1194" w:name="_Toc532147781"/>
      <w:bookmarkStart w:id="1195" w:name="_Toc532147865"/>
      <w:bookmarkStart w:id="1196" w:name="_Toc532147937"/>
      <w:bookmarkStart w:id="1197" w:name="_Toc532148021"/>
      <w:bookmarkStart w:id="1198" w:name="_Toc532148105"/>
      <w:bookmarkStart w:id="1199" w:name="_Toc532148186"/>
      <w:bookmarkStart w:id="1200" w:name="_Toc532148258"/>
      <w:bookmarkStart w:id="1201" w:name="_Toc532148317"/>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14:paraId="23B01215" w14:textId="303F5181" w:rsidR="00FA7168" w:rsidRDefault="00FA7168" w:rsidP="00F02F4A">
      <w:pPr>
        <w:pStyle w:val="Heading3"/>
      </w:pPr>
      <w:r>
        <w:t xml:space="preserve"> </w:t>
      </w:r>
      <w:bookmarkStart w:id="1202" w:name="_Toc532148318"/>
      <w:r w:rsidRPr="0092753E">
        <w:t>Keras</w:t>
      </w:r>
      <w:bookmarkEnd w:id="1202"/>
    </w:p>
    <w:p w14:paraId="7DF93F7B" w14:textId="70856907" w:rsidR="00424F19" w:rsidRDefault="00C56C3B" w:rsidP="009514CE">
      <w:r>
        <w:t>Kao i TensorFlow, Keras je također biblioteka otvorenog koda</w:t>
      </w:r>
      <w:r w:rsidR="006E5C3A">
        <w:t xml:space="preserve"> izdana 2015. godine</w:t>
      </w:r>
      <w:r>
        <w:t xml:space="preserve">. </w:t>
      </w:r>
      <w:r w:rsidR="00C03193">
        <w:t xml:space="preserve">Kreiran </w:t>
      </w:r>
      <w:r w:rsidR="009B15CF">
        <w:t xml:space="preserve">je razvijen </w:t>
      </w:r>
      <w:r w:rsidR="00E251C4">
        <w:t xml:space="preserve">kao </w:t>
      </w:r>
      <w:r w:rsidR="00C03193">
        <w:t xml:space="preserve">dopuna </w:t>
      </w:r>
      <w:r>
        <w:t xml:space="preserve">drugim bibliotekama i programskim </w:t>
      </w:r>
      <w:r w:rsidR="006E5C3A">
        <w:t>okvirima TensorFlow</w:t>
      </w:r>
      <w:r w:rsidR="00F03FA2">
        <w:t xml:space="preserve">, </w:t>
      </w:r>
      <w:proofErr w:type="spellStart"/>
      <w:r w:rsidR="00F03FA2">
        <w:t>Theano</w:t>
      </w:r>
      <w:proofErr w:type="spellEnd"/>
      <w:r w:rsidR="00F03FA2">
        <w:t xml:space="preserve"> i CNTK. Ukoliko se </w:t>
      </w:r>
      <w:r w:rsidR="00424F19">
        <w:t>eksplicitno</w:t>
      </w:r>
      <w:r w:rsidR="00F03FA2">
        <w:t xml:space="preserve"> ne navede programski okvir, koristit će se TensorFlow. </w:t>
      </w:r>
      <w:r w:rsidR="00424F19">
        <w:t xml:space="preserve">No moguće je koristiti i druge biblioteke, te također napraviti vlastitu. Promjena biblioteke se radi preko konfiguracijske datoteke koja se nalazi u korisničkom direktoriju „ </w:t>
      </w:r>
      <w:r w:rsidR="00424F19" w:rsidRPr="00424F19">
        <w:rPr>
          <w:rFonts w:ascii="Courier New" w:hAnsi="Courier New" w:cs="Courier New"/>
          <w:color w:val="000000"/>
          <w:szCs w:val="24"/>
          <w:shd w:val="clear" w:color="auto" w:fill="FFFFFF"/>
        </w:rPr>
        <w:t>%USERPROFILE%</w:t>
      </w:r>
      <w:r w:rsidR="00424F19" w:rsidRPr="00424F19">
        <w:rPr>
          <w:rFonts w:ascii="Courier New" w:hAnsi="Courier New" w:cs="Courier New"/>
          <w:szCs w:val="24"/>
        </w:rPr>
        <w:t>/.</w:t>
      </w:r>
      <w:proofErr w:type="spellStart"/>
      <w:r w:rsidR="00424F19" w:rsidRPr="00424F19">
        <w:rPr>
          <w:rFonts w:ascii="Courier New" w:hAnsi="Courier New" w:cs="Courier New"/>
          <w:szCs w:val="24"/>
        </w:rPr>
        <w:t>keras</w:t>
      </w:r>
      <w:proofErr w:type="spellEnd"/>
      <w:r w:rsidR="00424F19" w:rsidRPr="00424F19">
        <w:rPr>
          <w:rFonts w:ascii="Courier New" w:hAnsi="Courier New" w:cs="Courier New"/>
          <w:szCs w:val="24"/>
        </w:rPr>
        <w:t>/</w:t>
      </w:r>
      <w:proofErr w:type="spellStart"/>
      <w:r w:rsidR="00424F19" w:rsidRPr="00424F19">
        <w:rPr>
          <w:rFonts w:ascii="Courier New" w:hAnsi="Courier New" w:cs="Courier New"/>
          <w:szCs w:val="24"/>
        </w:rPr>
        <w:t>keras.json</w:t>
      </w:r>
      <w:proofErr w:type="spellEnd"/>
      <w:r w:rsidR="00424F19" w:rsidRPr="00424F19">
        <w:t>“</w:t>
      </w:r>
      <w:r w:rsidR="00424F19">
        <w:t xml:space="preserve"> na Windows operativnom sistemu ili </w:t>
      </w:r>
      <w:r w:rsidR="00424F19" w:rsidRPr="00424F19">
        <w:rPr>
          <w:rFonts w:ascii="Courier New" w:hAnsi="Courier New" w:cs="Courier New"/>
          <w:szCs w:val="24"/>
        </w:rPr>
        <w:t>„</w:t>
      </w:r>
      <w:r w:rsidR="00424F19" w:rsidRPr="00424F19">
        <w:rPr>
          <w:rFonts w:ascii="Courier New" w:hAnsi="Courier New" w:cs="Courier New"/>
          <w:color w:val="000000"/>
          <w:szCs w:val="24"/>
          <w:shd w:val="clear" w:color="auto" w:fill="FFFFFF"/>
        </w:rPr>
        <w:t>$HOME/.</w:t>
      </w:r>
      <w:proofErr w:type="spellStart"/>
      <w:r w:rsidR="00424F19" w:rsidRPr="00424F19">
        <w:rPr>
          <w:rFonts w:ascii="Courier New" w:hAnsi="Courier New" w:cs="Courier New"/>
          <w:color w:val="000000"/>
          <w:szCs w:val="24"/>
          <w:shd w:val="clear" w:color="auto" w:fill="FFFFFF"/>
        </w:rPr>
        <w:t>keras</w:t>
      </w:r>
      <w:proofErr w:type="spellEnd"/>
      <w:r w:rsidR="00424F19" w:rsidRPr="00424F19">
        <w:rPr>
          <w:rFonts w:ascii="Courier New" w:hAnsi="Courier New" w:cs="Courier New"/>
          <w:color w:val="000000"/>
          <w:szCs w:val="24"/>
          <w:shd w:val="clear" w:color="auto" w:fill="FFFFFF"/>
        </w:rPr>
        <w:t>/</w:t>
      </w:r>
      <w:proofErr w:type="spellStart"/>
      <w:r w:rsidR="00424F19" w:rsidRPr="00424F19">
        <w:rPr>
          <w:rFonts w:ascii="Courier New" w:hAnsi="Courier New" w:cs="Courier New"/>
          <w:color w:val="000000"/>
          <w:szCs w:val="24"/>
          <w:shd w:val="clear" w:color="auto" w:fill="FFFFFF"/>
        </w:rPr>
        <w:t>keras.json</w:t>
      </w:r>
      <w:proofErr w:type="spellEnd"/>
      <w:r w:rsidR="00424F19">
        <w:t xml:space="preserve">“ na Linux operativnim sistemima. </w:t>
      </w:r>
      <w:r w:rsidR="00D140F0">
        <w:t xml:space="preserve">Ta konfiguracijska datoteka izgleda ovako: </w:t>
      </w:r>
    </w:p>
    <w:p w14:paraId="7DC56928" w14:textId="77777777" w:rsidR="00D140F0" w:rsidRPr="00D140F0" w:rsidRDefault="00D140F0" w:rsidP="00D140F0">
      <w:pPr>
        <w:spacing w:after="0" w:line="240" w:lineRule="auto"/>
        <w:ind w:firstLine="0"/>
        <w:jc w:val="left"/>
        <w:rPr>
          <w:rFonts w:ascii="Courier New" w:eastAsia="Times New Roman" w:hAnsi="Courier New" w:cs="Courier New"/>
          <w:color w:val="000000"/>
          <w:szCs w:val="18"/>
          <w:shd w:val="clear" w:color="auto" w:fill="FFFFFF"/>
          <w:lang w:eastAsia="hr-HR"/>
        </w:rPr>
      </w:pPr>
      <w:r w:rsidRPr="00D140F0">
        <w:rPr>
          <w:rFonts w:ascii="Courier New" w:eastAsia="Times New Roman" w:hAnsi="Courier New" w:cs="Courier New"/>
          <w:color w:val="000000"/>
          <w:szCs w:val="18"/>
          <w:shd w:val="clear" w:color="auto" w:fill="FFFFFF"/>
          <w:lang w:eastAsia="hr-HR"/>
        </w:rPr>
        <w:t>{</w:t>
      </w:r>
    </w:p>
    <w:p w14:paraId="19602BAE" w14:textId="77777777" w:rsidR="00D140F0" w:rsidRPr="00D140F0" w:rsidRDefault="00D140F0" w:rsidP="00D140F0">
      <w:pPr>
        <w:spacing w:after="0" w:line="240" w:lineRule="auto"/>
        <w:ind w:firstLine="0"/>
        <w:jc w:val="left"/>
        <w:rPr>
          <w:rFonts w:ascii="Courier New" w:eastAsia="Times New Roman" w:hAnsi="Courier New" w:cs="Courier New"/>
          <w:color w:val="000000"/>
          <w:szCs w:val="18"/>
          <w:shd w:val="clear" w:color="auto" w:fill="FFFFFF"/>
          <w:lang w:eastAsia="hr-HR"/>
        </w:rPr>
      </w:pP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000000"/>
          <w:szCs w:val="18"/>
          <w:lang w:eastAsia="hr-HR"/>
        </w:rPr>
        <w:t>"</w:t>
      </w:r>
      <w:proofErr w:type="spellStart"/>
      <w:r w:rsidRPr="00D140F0">
        <w:rPr>
          <w:rFonts w:ascii="Courier New" w:eastAsia="Times New Roman" w:hAnsi="Courier New" w:cs="Courier New"/>
          <w:color w:val="000000"/>
          <w:szCs w:val="18"/>
          <w:lang w:eastAsia="hr-HR"/>
        </w:rPr>
        <w:t>image_data_format</w:t>
      </w:r>
      <w:proofErr w:type="spellEnd"/>
      <w:r w:rsidRPr="00D140F0">
        <w:rPr>
          <w:rFonts w:ascii="Courier New" w:eastAsia="Times New Roman" w:hAnsi="Courier New" w:cs="Courier New"/>
          <w:color w:val="000000"/>
          <w:szCs w:val="18"/>
          <w:lang w:eastAsia="hr-HR"/>
        </w:rPr>
        <w:t>"</w:t>
      </w: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DD1144"/>
          <w:szCs w:val="18"/>
          <w:lang w:eastAsia="hr-HR"/>
        </w:rPr>
        <w:t>"</w:t>
      </w:r>
      <w:proofErr w:type="spellStart"/>
      <w:r w:rsidRPr="00D140F0">
        <w:rPr>
          <w:rFonts w:ascii="Courier New" w:eastAsia="Times New Roman" w:hAnsi="Courier New" w:cs="Courier New"/>
          <w:color w:val="DD1144"/>
          <w:szCs w:val="18"/>
          <w:lang w:eastAsia="hr-HR"/>
        </w:rPr>
        <w:t>channels_last</w:t>
      </w:r>
      <w:proofErr w:type="spellEnd"/>
      <w:r w:rsidRPr="00D140F0">
        <w:rPr>
          <w:rFonts w:ascii="Courier New" w:eastAsia="Times New Roman" w:hAnsi="Courier New" w:cs="Courier New"/>
          <w:color w:val="DD1144"/>
          <w:szCs w:val="18"/>
          <w:lang w:eastAsia="hr-HR"/>
        </w:rPr>
        <w:t>"</w:t>
      </w:r>
      <w:r w:rsidRPr="00D140F0">
        <w:rPr>
          <w:rFonts w:ascii="Courier New" w:eastAsia="Times New Roman" w:hAnsi="Courier New" w:cs="Courier New"/>
          <w:color w:val="000000"/>
          <w:szCs w:val="18"/>
          <w:shd w:val="clear" w:color="auto" w:fill="FFFFFF"/>
          <w:lang w:eastAsia="hr-HR"/>
        </w:rPr>
        <w:t>,</w:t>
      </w:r>
    </w:p>
    <w:p w14:paraId="19786756" w14:textId="77777777" w:rsidR="00D140F0" w:rsidRPr="00D140F0" w:rsidRDefault="00D140F0" w:rsidP="00D140F0">
      <w:pPr>
        <w:spacing w:after="0" w:line="240" w:lineRule="auto"/>
        <w:ind w:firstLine="0"/>
        <w:jc w:val="left"/>
        <w:rPr>
          <w:rFonts w:ascii="Courier New" w:eastAsia="Times New Roman" w:hAnsi="Courier New" w:cs="Courier New"/>
          <w:color w:val="000000"/>
          <w:szCs w:val="18"/>
          <w:shd w:val="clear" w:color="auto" w:fill="FFFFFF"/>
          <w:lang w:eastAsia="hr-HR"/>
        </w:rPr>
      </w:pP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000000"/>
          <w:szCs w:val="18"/>
          <w:lang w:eastAsia="hr-HR"/>
        </w:rPr>
        <w:t>"</w:t>
      </w:r>
      <w:proofErr w:type="spellStart"/>
      <w:r w:rsidRPr="00D140F0">
        <w:rPr>
          <w:rFonts w:ascii="Courier New" w:eastAsia="Times New Roman" w:hAnsi="Courier New" w:cs="Courier New"/>
          <w:color w:val="000000"/>
          <w:szCs w:val="18"/>
          <w:lang w:eastAsia="hr-HR"/>
        </w:rPr>
        <w:t>epsilon</w:t>
      </w:r>
      <w:proofErr w:type="spellEnd"/>
      <w:r w:rsidRPr="00D140F0">
        <w:rPr>
          <w:rFonts w:ascii="Courier New" w:eastAsia="Times New Roman" w:hAnsi="Courier New" w:cs="Courier New"/>
          <w:color w:val="000000"/>
          <w:szCs w:val="18"/>
          <w:lang w:eastAsia="hr-HR"/>
        </w:rPr>
        <w:t>"</w:t>
      </w: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008080"/>
          <w:szCs w:val="18"/>
          <w:lang w:eastAsia="hr-HR"/>
        </w:rPr>
        <w:t>1e-07</w:t>
      </w:r>
      <w:r w:rsidRPr="00D140F0">
        <w:rPr>
          <w:rFonts w:ascii="Courier New" w:eastAsia="Times New Roman" w:hAnsi="Courier New" w:cs="Courier New"/>
          <w:color w:val="000000"/>
          <w:szCs w:val="18"/>
          <w:shd w:val="clear" w:color="auto" w:fill="FFFFFF"/>
          <w:lang w:eastAsia="hr-HR"/>
        </w:rPr>
        <w:t>,</w:t>
      </w:r>
    </w:p>
    <w:p w14:paraId="3B211FC4" w14:textId="77777777" w:rsidR="00D140F0" w:rsidRPr="00D140F0" w:rsidRDefault="00D140F0" w:rsidP="00D140F0">
      <w:pPr>
        <w:spacing w:after="0" w:line="240" w:lineRule="auto"/>
        <w:ind w:firstLine="0"/>
        <w:jc w:val="left"/>
        <w:rPr>
          <w:rFonts w:ascii="Courier New" w:eastAsia="Times New Roman" w:hAnsi="Courier New" w:cs="Courier New"/>
          <w:color w:val="000000"/>
          <w:szCs w:val="18"/>
          <w:shd w:val="clear" w:color="auto" w:fill="FFFFFF"/>
          <w:lang w:eastAsia="hr-HR"/>
        </w:rPr>
      </w:pP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000000"/>
          <w:szCs w:val="18"/>
          <w:lang w:eastAsia="hr-HR"/>
        </w:rPr>
        <w:t>"</w:t>
      </w:r>
      <w:proofErr w:type="spellStart"/>
      <w:r w:rsidRPr="00D140F0">
        <w:rPr>
          <w:rFonts w:ascii="Courier New" w:eastAsia="Times New Roman" w:hAnsi="Courier New" w:cs="Courier New"/>
          <w:color w:val="000000"/>
          <w:szCs w:val="18"/>
          <w:lang w:eastAsia="hr-HR"/>
        </w:rPr>
        <w:t>floatx</w:t>
      </w:r>
      <w:proofErr w:type="spellEnd"/>
      <w:r w:rsidRPr="00D140F0">
        <w:rPr>
          <w:rFonts w:ascii="Courier New" w:eastAsia="Times New Roman" w:hAnsi="Courier New" w:cs="Courier New"/>
          <w:color w:val="000000"/>
          <w:szCs w:val="18"/>
          <w:lang w:eastAsia="hr-HR"/>
        </w:rPr>
        <w:t>"</w:t>
      </w: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DD1144"/>
          <w:szCs w:val="18"/>
          <w:lang w:eastAsia="hr-HR"/>
        </w:rPr>
        <w:t>"float32"</w:t>
      </w:r>
      <w:r w:rsidRPr="00D140F0">
        <w:rPr>
          <w:rFonts w:ascii="Courier New" w:eastAsia="Times New Roman" w:hAnsi="Courier New" w:cs="Courier New"/>
          <w:color w:val="000000"/>
          <w:szCs w:val="18"/>
          <w:shd w:val="clear" w:color="auto" w:fill="FFFFFF"/>
          <w:lang w:eastAsia="hr-HR"/>
        </w:rPr>
        <w:t>,</w:t>
      </w:r>
    </w:p>
    <w:p w14:paraId="00CC6DA9" w14:textId="77777777" w:rsidR="00D140F0" w:rsidRPr="00D140F0" w:rsidRDefault="00D140F0" w:rsidP="00D140F0">
      <w:pPr>
        <w:spacing w:after="0" w:line="240" w:lineRule="auto"/>
        <w:ind w:firstLine="0"/>
        <w:jc w:val="left"/>
        <w:rPr>
          <w:rFonts w:ascii="Courier New" w:eastAsia="Times New Roman" w:hAnsi="Courier New" w:cs="Courier New"/>
          <w:color w:val="000000"/>
          <w:szCs w:val="18"/>
          <w:shd w:val="clear" w:color="auto" w:fill="FFFFFF"/>
          <w:lang w:eastAsia="hr-HR"/>
        </w:rPr>
      </w:pP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000000"/>
          <w:szCs w:val="18"/>
          <w:lang w:eastAsia="hr-HR"/>
        </w:rPr>
        <w:t>"</w:t>
      </w:r>
      <w:proofErr w:type="spellStart"/>
      <w:r w:rsidRPr="00D140F0">
        <w:rPr>
          <w:rFonts w:ascii="Courier New" w:eastAsia="Times New Roman" w:hAnsi="Courier New" w:cs="Courier New"/>
          <w:color w:val="000000"/>
          <w:szCs w:val="18"/>
          <w:lang w:eastAsia="hr-HR"/>
        </w:rPr>
        <w:t>backend</w:t>
      </w:r>
      <w:proofErr w:type="spellEnd"/>
      <w:r w:rsidRPr="00D140F0">
        <w:rPr>
          <w:rFonts w:ascii="Courier New" w:eastAsia="Times New Roman" w:hAnsi="Courier New" w:cs="Courier New"/>
          <w:color w:val="000000"/>
          <w:szCs w:val="18"/>
          <w:lang w:eastAsia="hr-HR"/>
        </w:rPr>
        <w:t>"</w:t>
      </w:r>
      <w:r w:rsidRPr="00D140F0">
        <w:rPr>
          <w:rFonts w:ascii="Courier New" w:eastAsia="Times New Roman" w:hAnsi="Courier New" w:cs="Courier New"/>
          <w:color w:val="000000"/>
          <w:szCs w:val="18"/>
          <w:shd w:val="clear" w:color="auto" w:fill="FFFFFF"/>
          <w:lang w:eastAsia="hr-HR"/>
        </w:rPr>
        <w:t xml:space="preserve">: </w:t>
      </w:r>
      <w:r w:rsidRPr="00D140F0">
        <w:rPr>
          <w:rFonts w:ascii="Courier New" w:eastAsia="Times New Roman" w:hAnsi="Courier New" w:cs="Courier New"/>
          <w:color w:val="DD1144"/>
          <w:szCs w:val="18"/>
          <w:lang w:eastAsia="hr-HR"/>
        </w:rPr>
        <w:t>"</w:t>
      </w:r>
      <w:proofErr w:type="spellStart"/>
      <w:r w:rsidRPr="00D140F0">
        <w:rPr>
          <w:rFonts w:ascii="Courier New" w:eastAsia="Times New Roman" w:hAnsi="Courier New" w:cs="Courier New"/>
          <w:color w:val="DD1144"/>
          <w:szCs w:val="18"/>
          <w:lang w:eastAsia="hr-HR"/>
        </w:rPr>
        <w:t>tensorflow</w:t>
      </w:r>
      <w:proofErr w:type="spellEnd"/>
      <w:r w:rsidRPr="00D140F0">
        <w:rPr>
          <w:rFonts w:ascii="Courier New" w:eastAsia="Times New Roman" w:hAnsi="Courier New" w:cs="Courier New"/>
          <w:color w:val="DD1144"/>
          <w:szCs w:val="18"/>
          <w:lang w:eastAsia="hr-HR"/>
        </w:rPr>
        <w:t>"</w:t>
      </w:r>
    </w:p>
    <w:p w14:paraId="491B217C" w14:textId="72366A15" w:rsidR="00D140F0" w:rsidRDefault="00D140F0" w:rsidP="00D140F0">
      <w:pPr>
        <w:ind w:firstLine="0"/>
        <w:rPr>
          <w:rFonts w:ascii="Courier New" w:eastAsia="Times New Roman" w:hAnsi="Courier New" w:cs="Courier New"/>
          <w:color w:val="000000"/>
          <w:szCs w:val="18"/>
          <w:shd w:val="clear" w:color="auto" w:fill="FFFFFF"/>
          <w:lang w:eastAsia="hr-HR"/>
        </w:rPr>
      </w:pPr>
      <w:r w:rsidRPr="00D140F0">
        <w:rPr>
          <w:rFonts w:ascii="Courier New" w:eastAsia="Times New Roman" w:hAnsi="Courier New" w:cs="Courier New"/>
          <w:color w:val="000000"/>
          <w:szCs w:val="18"/>
          <w:shd w:val="clear" w:color="auto" w:fill="FFFFFF"/>
          <w:lang w:eastAsia="hr-HR"/>
        </w:rPr>
        <w:t>}</w:t>
      </w:r>
    </w:p>
    <w:p w14:paraId="2C909759" w14:textId="7762EEF1" w:rsidR="00D140F0" w:rsidRPr="00D140F0" w:rsidRDefault="00D140F0" w:rsidP="00D140F0">
      <w:pPr>
        <w:ind w:firstLine="0"/>
      </w:pPr>
      <w:r>
        <w:t>U „</w:t>
      </w:r>
      <w:proofErr w:type="spellStart"/>
      <w:r w:rsidRPr="00DE2D71">
        <w:rPr>
          <w:rFonts w:ascii="Courier New" w:hAnsi="Courier New" w:cs="Courier New"/>
          <w:rPrChange w:id="1203" w:author="Kristijan Vrabec (kvrabec)" w:date="2018-12-09T17:05:00Z">
            <w:rPr/>
          </w:rPrChange>
        </w:rPr>
        <w:t>backend</w:t>
      </w:r>
      <w:proofErr w:type="spellEnd"/>
      <w:r>
        <w:t>“ varijablu upisujemo ime željene biblioteke.</w:t>
      </w:r>
    </w:p>
    <w:p w14:paraId="5E14F8F6" w14:textId="56E72EBF" w:rsidR="006E5C3A" w:rsidRDefault="006E5C3A" w:rsidP="009514CE">
      <w:r>
        <w:t xml:space="preserve">Keras se fokusira na korisničkoj interpretaciji, modularnosti i proširivosti. </w:t>
      </w:r>
      <w:r w:rsidR="007F0460">
        <w:t>Kreiran je sa fokusom da omogući što kraći proces od ideje do rezultata.</w:t>
      </w:r>
    </w:p>
    <w:p w14:paraId="0CDA5A9B" w14:textId="3917075C" w:rsidR="007F0460" w:rsidRDefault="006E5C3A" w:rsidP="009514CE">
      <w:pPr>
        <w:rPr>
          <w:ins w:id="1204" w:author="Kristijan Vrabec (kvrabec)" w:date="2018-12-08T19:47:00Z"/>
        </w:rPr>
      </w:pPr>
      <w:r>
        <w:t>Minimaliziran je broj korisničkih akcija za učestale slučajeve te vraća razumljive i poduzetne povratne informacije u slučaju grešaka.</w:t>
      </w:r>
      <w:r w:rsidR="007F0460">
        <w:t xml:space="preserve"> Slično kao i TensorFlow, može koristiti procesorsku snagu i snagu grafičkih kartica. </w:t>
      </w:r>
      <w:r w:rsidR="00203991">
        <w:tab/>
      </w:r>
    </w:p>
    <w:p w14:paraId="02E72FA1" w14:textId="7FBD1871" w:rsidR="00185432" w:rsidRDefault="00185432" w:rsidP="00185432">
      <w:pPr>
        <w:pStyle w:val="NoSpacing"/>
        <w:keepNext/>
        <w:rPr>
          <w:ins w:id="1205" w:author="Kristijan Vrabec (kvrabec)" w:date="2018-12-08T19:48:00Z"/>
        </w:rPr>
      </w:pPr>
      <w:ins w:id="1206" w:author="Kristijan Vrabec (kvrabec)" w:date="2018-12-08T19:48:00Z">
        <w:r>
          <w:rPr>
            <w:noProof/>
          </w:rPr>
          <w:drawing>
            <wp:inline distT="0" distB="0" distL="0" distR="0" wp14:anchorId="4D93ACAC" wp14:editId="3055E483">
              <wp:extent cx="5760720" cy="1670685"/>
              <wp:effectExtent l="0" t="0" r="0" b="5715"/>
              <wp:docPr id="15" name="Picture 15" descr="Slikovni rezultat za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ker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670685"/>
                      </a:xfrm>
                      <a:prstGeom prst="rect">
                        <a:avLst/>
                      </a:prstGeom>
                      <a:noFill/>
                      <a:ln>
                        <a:noFill/>
                      </a:ln>
                    </pic:spPr>
                  </pic:pic>
                </a:graphicData>
              </a:graphic>
            </wp:inline>
          </w:drawing>
        </w:r>
      </w:ins>
    </w:p>
    <w:p w14:paraId="07FE58AC" w14:textId="77777777" w:rsidR="00655B2F" w:rsidRDefault="00655B2F">
      <w:pPr>
        <w:pStyle w:val="NoSpacing"/>
        <w:keepNext/>
        <w:rPr>
          <w:ins w:id="1207" w:author="Kristijan Vrabec (kvrabec)" w:date="2018-12-08T19:48:00Z"/>
        </w:rPr>
        <w:pPrChange w:id="1208" w:author="Kristijan Vrabec (kvrabec)" w:date="2018-12-08T19:48:00Z">
          <w:pPr>
            <w:pStyle w:val="NoSpacing"/>
          </w:pPr>
        </w:pPrChange>
      </w:pPr>
    </w:p>
    <w:p w14:paraId="43822E7C" w14:textId="6C2FB7D2" w:rsidR="00185432" w:rsidRPr="00655B2F" w:rsidRDefault="00185432">
      <w:pPr>
        <w:pStyle w:val="Caption"/>
        <w:ind w:firstLine="0"/>
        <w:jc w:val="center"/>
        <w:rPr>
          <w:ins w:id="1209" w:author="Kristijan Vrabec (kvrabec)" w:date="2018-12-08T19:48:00Z"/>
          <w:sz w:val="20"/>
          <w:rPrChange w:id="1210" w:author="Kristijan Vrabec (kvrabec)" w:date="2018-12-08T19:48:00Z">
            <w:rPr>
              <w:ins w:id="1211" w:author="Kristijan Vrabec (kvrabec)" w:date="2018-12-08T19:48:00Z"/>
            </w:rPr>
          </w:rPrChange>
        </w:rPr>
        <w:pPrChange w:id="1212" w:author="Kristijan Vrabec (kvrabec)" w:date="2018-12-08T19:48:00Z">
          <w:pPr>
            <w:pStyle w:val="NoSpacing"/>
          </w:pPr>
        </w:pPrChange>
      </w:pPr>
      <w:bookmarkStart w:id="1213" w:name="_Toc532138246"/>
      <w:ins w:id="1214" w:author="Kristijan Vrabec (kvrabec)" w:date="2018-12-08T19:48:00Z">
        <w:r w:rsidRPr="00655B2F">
          <w:rPr>
            <w:sz w:val="20"/>
            <w:rPrChange w:id="1215" w:author="Kristijan Vrabec (kvrabec)" w:date="2018-12-08T19:48:00Z">
              <w:rPr/>
            </w:rPrChange>
          </w:rPr>
          <w:t xml:space="preserve">Slika </w:t>
        </w:r>
        <w:r w:rsidRPr="00655B2F">
          <w:rPr>
            <w:sz w:val="20"/>
            <w:rPrChange w:id="1216" w:author="Kristijan Vrabec (kvrabec)" w:date="2018-12-08T19:48:00Z">
              <w:rPr/>
            </w:rPrChange>
          </w:rPr>
          <w:fldChar w:fldCharType="begin"/>
        </w:r>
        <w:r w:rsidRPr="00655B2F">
          <w:rPr>
            <w:sz w:val="20"/>
            <w:rPrChange w:id="1217" w:author="Kristijan Vrabec (kvrabec)" w:date="2018-12-08T19:48:00Z">
              <w:rPr/>
            </w:rPrChange>
          </w:rPr>
          <w:instrText xml:space="preserve"> SEQ Slika \* ARABIC </w:instrText>
        </w:r>
      </w:ins>
      <w:r w:rsidRPr="00655B2F">
        <w:rPr>
          <w:sz w:val="20"/>
          <w:rPrChange w:id="1218" w:author="Kristijan Vrabec (kvrabec)" w:date="2018-12-08T19:48:00Z">
            <w:rPr/>
          </w:rPrChange>
        </w:rPr>
        <w:fldChar w:fldCharType="separate"/>
      </w:r>
      <w:ins w:id="1219" w:author="Kristijan Vrabec (kvrabec)" w:date="2018-12-10T19:34:00Z">
        <w:r w:rsidR="00895B34">
          <w:rPr>
            <w:noProof/>
            <w:sz w:val="20"/>
          </w:rPr>
          <w:t>13</w:t>
        </w:r>
      </w:ins>
      <w:ins w:id="1220" w:author="Kristijan Vrabec (kvrabec)" w:date="2018-12-08T19:48:00Z">
        <w:r w:rsidRPr="00655B2F">
          <w:rPr>
            <w:sz w:val="20"/>
            <w:rPrChange w:id="1221" w:author="Kristijan Vrabec (kvrabec)" w:date="2018-12-08T19:48:00Z">
              <w:rPr/>
            </w:rPrChange>
          </w:rPr>
          <w:fldChar w:fldCharType="end"/>
        </w:r>
        <w:r w:rsidRPr="00655B2F">
          <w:rPr>
            <w:sz w:val="20"/>
            <w:rPrChange w:id="1222" w:author="Kristijan Vrabec (kvrabec)" w:date="2018-12-08T19:48:00Z">
              <w:rPr/>
            </w:rPrChange>
          </w:rPr>
          <w:t xml:space="preserve"> Keras logo</w:t>
        </w:r>
        <w:bookmarkEnd w:id="1213"/>
      </w:ins>
    </w:p>
    <w:p w14:paraId="413ABD45" w14:textId="76BD7227" w:rsidR="00185432" w:rsidRDefault="00185432" w:rsidP="00185432">
      <w:pPr>
        <w:pStyle w:val="NoSpacing"/>
        <w:rPr>
          <w:ins w:id="1223" w:author="Kristijan Vrabec (kvrabec)" w:date="2018-12-08T19:48:00Z"/>
        </w:rPr>
      </w:pPr>
    </w:p>
    <w:p w14:paraId="5CD14B0F" w14:textId="64397941" w:rsidR="00185432" w:rsidRDefault="00185432" w:rsidP="00185432">
      <w:pPr>
        <w:pStyle w:val="NoSpacing"/>
        <w:rPr>
          <w:ins w:id="1224" w:author="Kristijan Vrabec (kvrabec)" w:date="2018-12-08T19:48:00Z"/>
        </w:rPr>
      </w:pPr>
    </w:p>
    <w:p w14:paraId="0BEDA7A8" w14:textId="374580DE" w:rsidR="00185432" w:rsidRDefault="00185432" w:rsidP="00185432">
      <w:pPr>
        <w:pStyle w:val="NoSpacing"/>
        <w:rPr>
          <w:ins w:id="1225" w:author="Kristijan Vrabec (kvrabec)" w:date="2018-12-08T19:48:00Z"/>
        </w:rPr>
      </w:pPr>
    </w:p>
    <w:p w14:paraId="006D9E44" w14:textId="085D5379" w:rsidR="00185432" w:rsidRDefault="00185432" w:rsidP="00185432">
      <w:pPr>
        <w:pStyle w:val="NoSpacing"/>
        <w:rPr>
          <w:ins w:id="1226" w:author="Kristijan Vrabec (kvrabec)" w:date="2018-12-08T19:48:00Z"/>
        </w:rPr>
      </w:pPr>
    </w:p>
    <w:p w14:paraId="7F580858" w14:textId="77777777" w:rsidR="00185432" w:rsidRDefault="00185432">
      <w:pPr>
        <w:pStyle w:val="NoSpacing"/>
        <w:pPrChange w:id="1227" w:author="Kristijan Vrabec (kvrabec)" w:date="2018-12-08T19:47:00Z">
          <w:pPr/>
        </w:pPrChange>
      </w:pPr>
    </w:p>
    <w:p w14:paraId="00D5C62F" w14:textId="0CD1515F" w:rsidR="00FC6919" w:rsidRDefault="007F0460" w:rsidP="00F02F4A">
      <w:pPr>
        <w:pStyle w:val="Heading3"/>
      </w:pPr>
      <w:r>
        <w:lastRenderedPageBreak/>
        <w:t xml:space="preserve"> </w:t>
      </w:r>
      <w:bookmarkStart w:id="1228" w:name="_Toc532148319"/>
      <w:r w:rsidRPr="0092753E">
        <w:t>Caffe</w:t>
      </w:r>
      <w:bookmarkEnd w:id="1228"/>
    </w:p>
    <w:p w14:paraId="087D7ED4" w14:textId="6A9F6AC8" w:rsidR="00FC6919" w:rsidRDefault="00FC6919" w:rsidP="00FC6919">
      <w:pPr>
        <w:rPr>
          <w:shd w:val="clear" w:color="auto" w:fill="FFFFFF"/>
        </w:rPr>
      </w:pPr>
      <w:r>
        <w:rPr>
          <w:shd w:val="clear" w:color="auto" w:fill="FFFFFF"/>
        </w:rPr>
        <w:t>Službeno izdan 2017. godine, Caffe</w:t>
      </w:r>
      <w:r w:rsidR="00165030">
        <w:rPr>
          <w:shd w:val="clear" w:color="auto" w:fill="FFFFFF"/>
        </w:rPr>
        <w:t xml:space="preserve"> </w:t>
      </w:r>
      <w:r w:rsidR="008621DF" w:rsidRPr="008621DF">
        <w:rPr>
          <w:shd w:val="clear" w:color="auto" w:fill="FFFFFF"/>
        </w:rPr>
        <w:t>(</w:t>
      </w:r>
      <w:ins w:id="1229" w:author="Kristijan Vrabec (kvrabec)" w:date="2018-12-09T17:05:00Z">
        <w:r w:rsidR="00DE2D71">
          <w:rPr>
            <w:shd w:val="clear" w:color="auto" w:fill="FFFFFF"/>
          </w:rPr>
          <w:t xml:space="preserve">eng. </w:t>
        </w:r>
      </w:ins>
      <w:proofErr w:type="spellStart"/>
      <w:r w:rsidR="008621DF" w:rsidRPr="00DE2D71">
        <w:rPr>
          <w:i/>
          <w:shd w:val="clear" w:color="auto" w:fill="FFFFFF"/>
          <w:rPrChange w:id="1230" w:author="Kristijan Vrabec (kvrabec)" w:date="2018-12-09T17:05:00Z">
            <w:rPr>
              <w:shd w:val="clear" w:color="auto" w:fill="FFFFFF"/>
            </w:rPr>
          </w:rPrChange>
        </w:rPr>
        <w:t>Convolutional</w:t>
      </w:r>
      <w:proofErr w:type="spellEnd"/>
      <w:r w:rsidR="008621DF" w:rsidRPr="00DE2D71">
        <w:rPr>
          <w:i/>
          <w:shd w:val="clear" w:color="auto" w:fill="FFFFFF"/>
          <w:rPrChange w:id="1231" w:author="Kristijan Vrabec (kvrabec)" w:date="2018-12-09T17:05:00Z">
            <w:rPr>
              <w:shd w:val="clear" w:color="auto" w:fill="FFFFFF"/>
            </w:rPr>
          </w:rPrChange>
        </w:rPr>
        <w:t xml:space="preserve"> </w:t>
      </w:r>
      <w:proofErr w:type="spellStart"/>
      <w:r w:rsidR="008621DF" w:rsidRPr="00DE2D71">
        <w:rPr>
          <w:i/>
          <w:shd w:val="clear" w:color="auto" w:fill="FFFFFF"/>
          <w:rPrChange w:id="1232" w:author="Kristijan Vrabec (kvrabec)" w:date="2018-12-09T17:05:00Z">
            <w:rPr>
              <w:shd w:val="clear" w:color="auto" w:fill="FFFFFF"/>
            </w:rPr>
          </w:rPrChange>
        </w:rPr>
        <w:t>Architecture</w:t>
      </w:r>
      <w:proofErr w:type="spellEnd"/>
      <w:r w:rsidR="008621DF" w:rsidRPr="00DE2D71">
        <w:rPr>
          <w:i/>
          <w:shd w:val="clear" w:color="auto" w:fill="FFFFFF"/>
          <w:rPrChange w:id="1233" w:author="Kristijan Vrabec (kvrabec)" w:date="2018-12-09T17:05:00Z">
            <w:rPr>
              <w:shd w:val="clear" w:color="auto" w:fill="FFFFFF"/>
            </w:rPr>
          </w:rPrChange>
        </w:rPr>
        <w:t xml:space="preserve"> for </w:t>
      </w:r>
      <w:proofErr w:type="spellStart"/>
      <w:r w:rsidR="008621DF" w:rsidRPr="00DE2D71">
        <w:rPr>
          <w:i/>
          <w:shd w:val="clear" w:color="auto" w:fill="FFFFFF"/>
          <w:rPrChange w:id="1234" w:author="Kristijan Vrabec (kvrabec)" w:date="2018-12-09T17:05:00Z">
            <w:rPr>
              <w:shd w:val="clear" w:color="auto" w:fill="FFFFFF"/>
            </w:rPr>
          </w:rPrChange>
        </w:rPr>
        <w:t>Fast</w:t>
      </w:r>
      <w:proofErr w:type="spellEnd"/>
      <w:r w:rsidR="008621DF" w:rsidRPr="00DE2D71">
        <w:rPr>
          <w:i/>
          <w:shd w:val="clear" w:color="auto" w:fill="FFFFFF"/>
          <w:rPrChange w:id="1235" w:author="Kristijan Vrabec (kvrabec)" w:date="2018-12-09T17:05:00Z">
            <w:rPr>
              <w:shd w:val="clear" w:color="auto" w:fill="FFFFFF"/>
            </w:rPr>
          </w:rPrChange>
        </w:rPr>
        <w:t xml:space="preserve"> </w:t>
      </w:r>
      <w:proofErr w:type="spellStart"/>
      <w:r w:rsidR="008621DF" w:rsidRPr="00DE2D71">
        <w:rPr>
          <w:i/>
          <w:shd w:val="clear" w:color="auto" w:fill="FFFFFF"/>
          <w:rPrChange w:id="1236" w:author="Kristijan Vrabec (kvrabec)" w:date="2018-12-09T17:05:00Z">
            <w:rPr>
              <w:shd w:val="clear" w:color="auto" w:fill="FFFFFF"/>
            </w:rPr>
          </w:rPrChange>
        </w:rPr>
        <w:t>Feature</w:t>
      </w:r>
      <w:proofErr w:type="spellEnd"/>
      <w:r w:rsidR="008621DF" w:rsidRPr="00DE2D71">
        <w:rPr>
          <w:i/>
          <w:shd w:val="clear" w:color="auto" w:fill="FFFFFF"/>
          <w:rPrChange w:id="1237" w:author="Kristijan Vrabec (kvrabec)" w:date="2018-12-09T17:05:00Z">
            <w:rPr>
              <w:shd w:val="clear" w:color="auto" w:fill="FFFFFF"/>
            </w:rPr>
          </w:rPrChange>
        </w:rPr>
        <w:t xml:space="preserve"> Embedding</w:t>
      </w:r>
      <w:r w:rsidR="008621DF" w:rsidRPr="008621DF">
        <w:rPr>
          <w:shd w:val="clear" w:color="auto" w:fill="FFFFFF"/>
        </w:rPr>
        <w:t>)</w:t>
      </w:r>
      <w:r>
        <w:rPr>
          <w:shd w:val="clear" w:color="auto" w:fill="FFFFFF"/>
        </w:rPr>
        <w:t xml:space="preserve"> je programski okvir za strojno učenje koji se fokusira na brzinu i modularnost. Kao i prijašnji algoritmi, također je otvorenog koda, napisan u C++ sa Python sučeljem. Caffe svoju popularnost najviše može zahvaliti zajednici koja</w:t>
      </w:r>
      <w:r w:rsidR="00D37D4F">
        <w:rPr>
          <w:shd w:val="clear" w:color="auto" w:fill="FFFFFF"/>
        </w:rPr>
        <w:t xml:space="preserve"> zajedno</w:t>
      </w:r>
      <w:r>
        <w:rPr>
          <w:shd w:val="clear" w:color="auto" w:fill="FFFFFF"/>
        </w:rPr>
        <w:t xml:space="preserve"> sa </w:t>
      </w:r>
      <w:r w:rsidRPr="00FC6919">
        <w:rPr>
          <w:shd w:val="clear" w:color="auto" w:fill="FFFFFF"/>
        </w:rPr>
        <w:t>Berkeley AI Research (BAIR)</w:t>
      </w:r>
      <w:r>
        <w:rPr>
          <w:shd w:val="clear" w:color="auto" w:fill="FFFFFF"/>
        </w:rPr>
        <w:t xml:space="preserve">, istraživačkim laboratorijem za umjetnu inteligenciju, koji je razvio </w:t>
      </w:r>
      <w:r w:rsidR="00D37D4F">
        <w:rPr>
          <w:shd w:val="clear" w:color="auto" w:fill="FFFFFF"/>
        </w:rPr>
        <w:t>Caffe, i dalje razvija ovaj programski okvir.</w:t>
      </w:r>
    </w:p>
    <w:p w14:paraId="5414B3C3" w14:textId="799FE553" w:rsidR="00D37D4F" w:rsidRDefault="00D37D4F" w:rsidP="00FC6919">
      <w:pPr>
        <w:rPr>
          <w:shd w:val="clear" w:color="auto" w:fill="FFFFFF"/>
        </w:rPr>
      </w:pPr>
      <w:r>
        <w:rPr>
          <w:shd w:val="clear" w:color="auto" w:fill="FFFFFF"/>
        </w:rPr>
        <w:t xml:space="preserve">Caffe se najviše koristi za klasifikaciju i segmentaciju slika, zvuka i ostalih multimedija. Na stranici </w:t>
      </w:r>
      <w:hyperlink r:id="rId24" w:history="1">
        <w:r w:rsidRPr="00B73E3E">
          <w:rPr>
            <w:rStyle w:val="Hyperlink"/>
            <w:shd w:val="clear" w:color="auto" w:fill="FFFFFF"/>
          </w:rPr>
          <w:t>http://demo.caffe.berkeleyvision.org/</w:t>
        </w:r>
      </w:hyperlink>
      <w:r>
        <w:rPr>
          <w:shd w:val="clear" w:color="auto" w:fill="FFFFFF"/>
        </w:rPr>
        <w:t xml:space="preserve"> postoji i demo projekt koji reprezentira mogućnost Caffe programskog okvira. </w:t>
      </w:r>
    </w:p>
    <w:p w14:paraId="062DAD32" w14:textId="7E9F1F7C" w:rsidR="00D37D4F" w:rsidRDefault="00D37D4F" w:rsidP="00F02F4A">
      <w:pPr>
        <w:pStyle w:val="Heading3"/>
        <w:rPr>
          <w:shd w:val="clear" w:color="auto" w:fill="FFFFFF"/>
        </w:rPr>
      </w:pPr>
      <w:r>
        <w:rPr>
          <w:shd w:val="clear" w:color="auto" w:fill="FFFFFF"/>
        </w:rPr>
        <w:t xml:space="preserve"> </w:t>
      </w:r>
      <w:bookmarkStart w:id="1238" w:name="_Toc532148320"/>
      <w:r>
        <w:rPr>
          <w:shd w:val="clear" w:color="auto" w:fill="FFFFFF"/>
        </w:rPr>
        <w:t>Usporedba biblioteka i programskih okvira</w:t>
      </w:r>
      <w:bookmarkEnd w:id="1238"/>
    </w:p>
    <w:p w14:paraId="35B635DF" w14:textId="7A8F46C3" w:rsidR="00C03193" w:rsidRDefault="00C03193" w:rsidP="00FC6919">
      <w:r>
        <w:t>TensorFlow je daleko najpopularnij</w:t>
      </w:r>
      <w:r w:rsidR="00314A01">
        <w:t xml:space="preserve">a biblioteka od svih te ima najveću zajednicu. Zbog konstantnog razvijanja, TensorFlow ima budućnost ispred sebe i novi korisnici dolaze svakodnevno. Postoji i mnogo kvalitetne dokumentacije i literature. Jako je širok obujam problema koje TensorFlow može riješiti, te ima jako dobar vizualizacijski alat TensorBoard. Također, dostupan je i na mobilnim uređajima te na Webu. </w:t>
      </w:r>
    </w:p>
    <w:p w14:paraId="3775F2BB" w14:textId="66D8BD72" w:rsidR="00C03193" w:rsidRDefault="00C03193" w:rsidP="00FC6919">
      <w:r>
        <w:t>Jednostavnost je glavna značajka Keras-a. Postoji velika podrška zajednice i dostupno je mnogo gotovih rješenja. Zbog svoje jednostavnosti i sučelja idealan je za učenje i početnike u strojnom učenju. Loša stvar je to što ima slabu podršku za treninge velikih obujama koji se obavljaju na više računala</w:t>
      </w:r>
      <w:ins w:id="1239" w:author="Kristijan Vrabec (kvrabec)" w:date="2018-12-09T09:18:00Z">
        <w:r w:rsidR="00420A93">
          <w:t>, a i zbog jednostavnosti gubi na fleksibilnosti, odnosno podržava manji broj postavki od TensorFlow-a</w:t>
        </w:r>
      </w:ins>
      <w:r w:rsidR="00F02F4A">
        <w:t>. Postoj</w:t>
      </w:r>
      <w:del w:id="1240" w:author="Kristijan Vrabec (kvrabec)" w:date="2018-12-09T09:19:00Z">
        <w:r w:rsidR="00F02F4A" w:rsidDel="002A5669">
          <w:delText>e</w:delText>
        </w:r>
      </w:del>
      <w:ins w:id="1241" w:author="Kristijan Vrabec (kvrabec)" w:date="2018-12-09T09:19:00Z">
        <w:r w:rsidR="002A5669">
          <w:t>i</w:t>
        </w:r>
      </w:ins>
      <w:r w:rsidR="00F02F4A">
        <w:t xml:space="preserve"> i </w:t>
      </w:r>
      <w:del w:id="1242" w:author="Kristijan Vrabec (kvrabec)" w:date="2018-12-08T17:45:00Z">
        <w:r w:rsidR="00F02F4A" w:rsidDel="006352BD">
          <w:delText xml:space="preserve">problemi </w:delText>
        </w:r>
      </w:del>
      <w:ins w:id="1243" w:author="Kristijan Vrabec (kvrabec)" w:date="2018-12-08T17:45:00Z">
        <w:r w:rsidR="006352BD">
          <w:t xml:space="preserve">deficit u </w:t>
        </w:r>
      </w:ins>
      <w:del w:id="1244" w:author="Kristijan Vrabec (kvrabec)" w:date="2018-12-08T17:45:00Z">
        <w:r w:rsidR="00F02F4A" w:rsidDel="006352BD">
          <w:delText xml:space="preserve">u </w:delText>
        </w:r>
      </w:del>
      <w:r w:rsidR="00F02F4A">
        <w:t>performansama u odnosu na TensorFlow.</w:t>
      </w:r>
    </w:p>
    <w:p w14:paraId="7674E06E" w14:textId="4F1B6745" w:rsidR="003A3EFA" w:rsidRDefault="00314A01" w:rsidP="00FC6919">
      <w:pPr>
        <w:rPr>
          <w:ins w:id="1245" w:author="Kristijan Vrabec (kvrabec)" w:date="2018-12-09T09:15:00Z"/>
        </w:rPr>
      </w:pPr>
      <w:r>
        <w:t>Caffe je idealan za velike količine slikovnih podataka za slikovnu klasifikaciju</w:t>
      </w:r>
      <w:r w:rsidR="00F02F4A">
        <w:t>, gdje je još uvijek bolji od TensorFlow-a</w:t>
      </w:r>
      <w:r>
        <w:t xml:space="preserve">. </w:t>
      </w:r>
      <w:r w:rsidR="00F02F4A">
        <w:t xml:space="preserve">Također, postoji velik broj gotovih modela za računalnu viziju koje je moguće preuzeti i iskoristiti. Problemi nastaju kada treba dodati novi sloj u model, pošto je biblioteka napisana u C++, potrebno je mijenjati stvari. Isto tako, nije idealno za stvarni svijet pošto je još u </w:t>
      </w:r>
      <w:del w:id="1246" w:author="Kristijan Vrabec (kvrabec)" w:date="2018-12-09T18:17:00Z">
        <w:r w:rsidR="00F02F4A" w:rsidDel="00E37A3D">
          <w:delText>razvijanju</w:delText>
        </w:r>
      </w:del>
      <w:ins w:id="1247" w:author="Kristijan Vrabec (kvrabec)" w:date="2018-12-09T18:17:00Z">
        <w:r w:rsidR="00E37A3D">
          <w:t>razvoju</w:t>
        </w:r>
      </w:ins>
      <w:r w:rsidR="00F02F4A">
        <w:t>.</w:t>
      </w:r>
    </w:p>
    <w:p w14:paraId="52AB3043" w14:textId="46440B7F" w:rsidR="00420A93" w:rsidRDefault="00420A93" w:rsidP="00FC6919">
      <w:pPr>
        <w:rPr>
          <w:ins w:id="1248" w:author="Kristijan Vrabec (kvrabec)" w:date="2018-12-08T19:48:00Z"/>
        </w:rPr>
      </w:pPr>
      <w:ins w:id="1249" w:author="Kristijan Vrabec (kvrabec)" w:date="2018-12-09T09:15:00Z">
        <w:r>
          <w:t xml:space="preserve">Konačni odabir za izradu </w:t>
        </w:r>
      </w:ins>
      <w:ins w:id="1250" w:author="Kristijan Vrabec (kvrabec)" w:date="2018-12-09T09:16:00Z">
        <w:r>
          <w:t xml:space="preserve">praktičnog djela pada na Keras, koji </w:t>
        </w:r>
      </w:ins>
      <w:ins w:id="1251" w:author="Kristijan Vrabec (kvrabec)" w:date="2018-12-09T09:17:00Z">
        <w:r>
          <w:t xml:space="preserve">je idealan izbor za ovu vrstu problema- </w:t>
        </w:r>
      </w:ins>
      <w:ins w:id="1252" w:author="Kristijan Vrabec (kvrabec)" w:date="2018-12-09T09:19:00Z">
        <w:r w:rsidR="002A5669">
          <w:t>Za izradu ovog rada nisu potrebne napredne</w:t>
        </w:r>
      </w:ins>
      <w:ins w:id="1253" w:author="Kristijan Vrabec (kvrabec)" w:date="2018-12-09T09:17:00Z">
        <w:r>
          <w:t xml:space="preserve"> </w:t>
        </w:r>
      </w:ins>
      <w:ins w:id="1254" w:author="Kristijan Vrabec (kvrabec)" w:date="2018-12-09T09:19:00Z">
        <w:r w:rsidR="002A5669">
          <w:t xml:space="preserve">mogućnosti koje </w:t>
        </w:r>
      </w:ins>
      <w:ins w:id="1255" w:author="Kristijan Vrabec (kvrabec)" w:date="2018-12-09T09:20:00Z">
        <w:r w:rsidR="002A5669">
          <w:t>T</w:t>
        </w:r>
      </w:ins>
      <w:ins w:id="1256" w:author="Kristijan Vrabec (kvrabec)" w:date="2018-12-09T09:19:00Z">
        <w:r w:rsidR="002A5669">
          <w:t>ensor</w:t>
        </w:r>
      </w:ins>
      <w:ins w:id="1257" w:author="Kristijan Vrabec (kvrabec)" w:date="2018-12-09T09:20:00Z">
        <w:r w:rsidR="002A5669">
          <w:t>F</w:t>
        </w:r>
      </w:ins>
      <w:ins w:id="1258" w:author="Kristijan Vrabec (kvrabec)" w:date="2018-12-09T09:19:00Z">
        <w:r w:rsidR="002A5669">
          <w:t>low nu</w:t>
        </w:r>
      </w:ins>
      <w:ins w:id="1259" w:author="Kristijan Vrabec (kvrabec)" w:date="2018-12-09T09:20:00Z">
        <w:r w:rsidR="002A5669">
          <w:t xml:space="preserve">di, a Caffe </w:t>
        </w:r>
      </w:ins>
      <w:ins w:id="1260" w:author="Kristijan Vrabec (kvrabec)" w:date="2018-12-09T09:21:00Z">
        <w:r w:rsidR="002A5669">
          <w:t>ne daje pouzdane rezultate u obradi teksta.</w:t>
        </w:r>
      </w:ins>
    </w:p>
    <w:p w14:paraId="66A442A2" w14:textId="6F5FDDAA" w:rsidR="002279B8" w:rsidRPr="00C2340A" w:rsidRDefault="002279B8" w:rsidP="002279B8">
      <w:pPr>
        <w:pStyle w:val="Heading2"/>
        <w:rPr>
          <w:ins w:id="1261" w:author="Kristijan Vrabec (kvrabec)" w:date="2018-12-08T19:57:00Z"/>
          <w:sz w:val="24"/>
          <w:szCs w:val="22"/>
        </w:rPr>
      </w:pPr>
      <w:bookmarkStart w:id="1262" w:name="_Toc532062313"/>
      <w:bookmarkStart w:id="1263" w:name="_Toc532148321"/>
      <w:bookmarkEnd w:id="1262"/>
      <w:ins w:id="1264" w:author="Kristijan Vrabec (kvrabec)" w:date="2018-12-08T19:57:00Z">
        <w:r>
          <w:lastRenderedPageBreak/>
          <w:t>Tehnologije strojnog učenja u oblaku</w:t>
        </w:r>
        <w:bookmarkEnd w:id="1263"/>
      </w:ins>
    </w:p>
    <w:p w14:paraId="4551617C" w14:textId="2412F686" w:rsidR="0096568B" w:rsidRDefault="00C83697" w:rsidP="00C83697">
      <w:pPr>
        <w:rPr>
          <w:ins w:id="1265" w:author="Kristijan Vrabec (kvrabec)" w:date="2018-12-08T20:05:00Z"/>
        </w:rPr>
      </w:pPr>
      <w:ins w:id="1266" w:author="Kristijan Vrabec (kvrabec)" w:date="2018-12-08T19:59:00Z">
        <w:r>
          <w:t>Rješenja u oblaku</w:t>
        </w:r>
        <w:r w:rsidR="0096568B">
          <w:t xml:space="preserve"> u današnje vrijeme uzimaju velik dio kolača.</w:t>
        </w:r>
      </w:ins>
      <w:ins w:id="1267" w:author="Kristijan Vrabec (kvrabec)" w:date="2018-12-08T20:01:00Z">
        <w:r w:rsidR="0096568B">
          <w:t xml:space="preserve"> </w:t>
        </w:r>
      </w:ins>
      <w:ins w:id="1268" w:author="Kristijan Vrabec (kvrabec)" w:date="2018-12-08T20:02:00Z">
        <w:r w:rsidR="0096568B">
          <w:t>Mnogi poslužitelji ove usluge</w:t>
        </w:r>
      </w:ins>
      <w:ins w:id="1269" w:author="Kristijan Vrabec (kvrabec)" w:date="2018-12-08T20:01:00Z">
        <w:r w:rsidR="0096568B">
          <w:t xml:space="preserve"> nude gotove modele ili vrlo intuitivno kreiranje vlastitog modela</w:t>
        </w:r>
      </w:ins>
      <w:ins w:id="1270" w:author="Kristijan Vrabec (kvrabec)" w:date="2018-12-08T20:04:00Z">
        <w:r w:rsidR="0096568B">
          <w:t xml:space="preserve"> uz podršku te </w:t>
        </w:r>
      </w:ins>
      <w:ins w:id="1271" w:author="Kristijan Vrabec (kvrabec)" w:date="2018-12-08T20:03:00Z">
        <w:r w:rsidR="0096568B">
          <w:t xml:space="preserve">veliku </w:t>
        </w:r>
      </w:ins>
      <w:ins w:id="1272" w:author="Kristijan Vrabec (kvrabec)" w:date="2018-12-08T20:04:00Z">
        <w:r w:rsidR="0096568B">
          <w:t xml:space="preserve">procesnu </w:t>
        </w:r>
      </w:ins>
      <w:ins w:id="1273" w:author="Kristijan Vrabec (kvrabec)" w:date="2018-12-08T20:03:00Z">
        <w:r w:rsidR="0096568B">
          <w:t>snagu</w:t>
        </w:r>
      </w:ins>
      <w:ins w:id="1274" w:author="Kristijan Vrabec (kvrabec)" w:date="2018-12-08T20:04:00Z">
        <w:r w:rsidR="0096568B">
          <w:t xml:space="preserve">, što ubrzava proces treniranja modela. </w:t>
        </w:r>
      </w:ins>
      <w:ins w:id="1275" w:author="Kristijan Vrabec (kvrabec)" w:date="2018-12-08T20:05:00Z">
        <w:r w:rsidR="0096568B">
          <w:t>Postoje i mnoga gotova rješenja koja se mogu iskoristiti. Neki od najpoznatijih te</w:t>
        </w:r>
      </w:ins>
      <w:ins w:id="1276" w:author="Kristijan Vrabec (kvrabec)" w:date="2018-12-08T20:06:00Z">
        <w:r w:rsidR="0096568B">
          <w:t>hnologija strojnog učenja u oblaku su:</w:t>
        </w:r>
      </w:ins>
    </w:p>
    <w:p w14:paraId="1A43BC4C" w14:textId="77777777" w:rsidR="0096568B" w:rsidRPr="0096568B" w:rsidRDefault="0096568B">
      <w:pPr>
        <w:pStyle w:val="ListParagraph"/>
        <w:numPr>
          <w:ilvl w:val="0"/>
          <w:numId w:val="28"/>
        </w:numPr>
        <w:rPr>
          <w:ins w:id="1277" w:author="Kristijan Vrabec (kvrabec)" w:date="2018-12-08T20:06:00Z"/>
          <w:rFonts w:eastAsiaTheme="majorEastAsia" w:cstheme="majorBidi"/>
          <w:sz w:val="32"/>
          <w:szCs w:val="32"/>
          <w:rPrChange w:id="1278" w:author="Kristijan Vrabec (kvrabec)" w:date="2018-12-08T20:07:00Z">
            <w:rPr>
              <w:ins w:id="1279" w:author="Kristijan Vrabec (kvrabec)" w:date="2018-12-08T20:06:00Z"/>
            </w:rPr>
          </w:rPrChange>
        </w:rPr>
        <w:pPrChange w:id="1280" w:author="Kristijan Vrabec (kvrabec)" w:date="2018-12-08T20:07:00Z">
          <w:pPr>
            <w:pStyle w:val="ListParagraph"/>
            <w:numPr>
              <w:numId w:val="27"/>
            </w:numPr>
            <w:ind w:left="1068" w:hanging="360"/>
          </w:pPr>
        </w:pPrChange>
      </w:pPr>
      <w:ins w:id="1281" w:author="Kristijan Vrabec (kvrabec)" w:date="2018-12-08T20:06:00Z">
        <w:r w:rsidRPr="0096568B">
          <w:t xml:space="preserve">Amazon Web </w:t>
        </w:r>
        <w:proofErr w:type="spellStart"/>
        <w:r w:rsidRPr="0096568B">
          <w:t>Services</w:t>
        </w:r>
        <w:proofErr w:type="spellEnd"/>
      </w:ins>
    </w:p>
    <w:p w14:paraId="505F70D6" w14:textId="77777777" w:rsidR="0096568B" w:rsidRPr="0096568B" w:rsidRDefault="0096568B" w:rsidP="0096568B">
      <w:pPr>
        <w:pStyle w:val="ListParagraph"/>
        <w:numPr>
          <w:ilvl w:val="0"/>
          <w:numId w:val="28"/>
        </w:numPr>
        <w:rPr>
          <w:ins w:id="1282" w:author="Kristijan Vrabec (kvrabec)" w:date="2018-12-08T20:07:00Z"/>
          <w:rFonts w:eastAsiaTheme="majorEastAsia" w:cstheme="majorBidi"/>
          <w:sz w:val="32"/>
          <w:szCs w:val="32"/>
          <w:rPrChange w:id="1283" w:author="Kristijan Vrabec (kvrabec)" w:date="2018-12-08T20:07:00Z">
            <w:rPr>
              <w:ins w:id="1284" w:author="Kristijan Vrabec (kvrabec)" w:date="2018-12-08T20:07:00Z"/>
            </w:rPr>
          </w:rPrChange>
        </w:rPr>
      </w:pPr>
      <w:bookmarkStart w:id="1285" w:name="_Hlk532066153"/>
      <w:ins w:id="1286" w:author="Kristijan Vrabec (kvrabec)" w:date="2018-12-08T20:06:00Z">
        <w:r>
          <w:t xml:space="preserve">Google </w:t>
        </w:r>
        <w:proofErr w:type="spellStart"/>
        <w:r>
          <w:t>Cloud</w:t>
        </w:r>
      </w:ins>
      <w:proofErr w:type="spellEnd"/>
    </w:p>
    <w:bookmarkEnd w:id="1285"/>
    <w:p w14:paraId="3A7E673F" w14:textId="7C16F193" w:rsidR="000D4267" w:rsidRPr="000D4267" w:rsidRDefault="0096568B" w:rsidP="000D4267">
      <w:pPr>
        <w:pStyle w:val="ListParagraph"/>
        <w:numPr>
          <w:ilvl w:val="0"/>
          <w:numId w:val="28"/>
        </w:numPr>
        <w:rPr>
          <w:ins w:id="1287" w:author="Kristijan Vrabec (kvrabec)" w:date="2018-12-08T20:13:00Z"/>
          <w:rFonts w:eastAsiaTheme="majorEastAsia" w:cstheme="majorBidi"/>
          <w:sz w:val="32"/>
          <w:szCs w:val="32"/>
          <w:rPrChange w:id="1288" w:author="Kristijan Vrabec (kvrabec)" w:date="2018-12-08T20:13:00Z">
            <w:rPr>
              <w:ins w:id="1289" w:author="Kristijan Vrabec (kvrabec)" w:date="2018-12-08T20:13:00Z"/>
            </w:rPr>
          </w:rPrChange>
        </w:rPr>
      </w:pPr>
      <w:ins w:id="1290" w:author="Kristijan Vrabec (kvrabec)" w:date="2018-12-08T20:07:00Z">
        <w:r>
          <w:t xml:space="preserve">Azure </w:t>
        </w:r>
        <w:proofErr w:type="spellStart"/>
        <w:r>
          <w:t>Machine</w:t>
        </w:r>
        <w:proofErr w:type="spellEnd"/>
        <w:r>
          <w:t xml:space="preserve"> </w:t>
        </w:r>
        <w:proofErr w:type="spellStart"/>
        <w:r>
          <w:t>Learning</w:t>
        </w:r>
        <w:proofErr w:type="spellEnd"/>
        <w:r>
          <w:t xml:space="preserve"> Studio</w:t>
        </w:r>
      </w:ins>
    </w:p>
    <w:p w14:paraId="3C6EFA17" w14:textId="772FE109" w:rsidR="000D4267" w:rsidRPr="000D4267" w:rsidRDefault="000D4267" w:rsidP="000D4267">
      <w:pPr>
        <w:pStyle w:val="Heading3"/>
        <w:rPr>
          <w:ins w:id="1291" w:author="Kristijan Vrabec (kvrabec)" w:date="2018-12-08T20:14:00Z"/>
        </w:rPr>
      </w:pPr>
      <w:bookmarkStart w:id="1292" w:name="_Toc532148322"/>
      <w:ins w:id="1293" w:author="Kristijan Vrabec (kvrabec)" w:date="2018-12-08T20:14:00Z">
        <w:r w:rsidRPr="000D4267">
          <w:t xml:space="preserve">Amazon Web </w:t>
        </w:r>
        <w:proofErr w:type="spellStart"/>
        <w:r w:rsidRPr="000D4267">
          <w:t>Services</w:t>
        </w:r>
        <w:bookmarkEnd w:id="1292"/>
        <w:proofErr w:type="spellEnd"/>
      </w:ins>
    </w:p>
    <w:p w14:paraId="2B13DA42" w14:textId="77777777" w:rsidR="006C7B36" w:rsidRDefault="009A7AE1" w:rsidP="000D4267">
      <w:pPr>
        <w:rPr>
          <w:ins w:id="1294" w:author="Kristijan Vrabec (kvrabec)" w:date="2018-12-08T20:34:00Z"/>
        </w:rPr>
      </w:pPr>
      <w:ins w:id="1295" w:author="Kristijan Vrabec (kvrabec)" w:date="2018-12-08T20:29:00Z">
        <w:r>
          <w:t xml:space="preserve">Amazon je </w:t>
        </w:r>
      </w:ins>
      <w:ins w:id="1296" w:author="Kristijan Vrabec (kvrabec)" w:date="2018-12-08T20:30:00Z">
        <w:r w:rsidR="006C7B36">
          <w:t>američka Internet trgovina osnovana 1994. godine te spada u najveće i najpoznatije svjetske Internet trgovine.</w:t>
        </w:r>
      </w:ins>
      <w:ins w:id="1297" w:author="Kristijan Vrabec (kvrabec)" w:date="2018-12-08T20:31:00Z">
        <w:r w:rsidR="006C7B36">
          <w:t xml:space="preserve"> N</w:t>
        </w:r>
      </w:ins>
      <w:ins w:id="1298" w:author="Kristijan Vrabec (kvrabec)" w:date="2018-12-08T20:32:00Z">
        <w:r w:rsidR="006C7B36">
          <w:t xml:space="preserve">o nije Internet trgovina jedina djelatnost kojom se Amazon bavi, </w:t>
        </w:r>
      </w:ins>
      <w:ins w:id="1299" w:author="Kristijan Vrabec (kvrabec)" w:date="2018-12-08T20:33:00Z">
        <w:r w:rsidR="006C7B36">
          <w:t xml:space="preserve">posjeduju filmski i televizijski studio, Amazon </w:t>
        </w:r>
        <w:proofErr w:type="spellStart"/>
        <w:r w:rsidR="006C7B36">
          <w:t>Studios</w:t>
        </w:r>
        <w:proofErr w:type="spellEnd"/>
        <w:r w:rsidR="006C7B36">
          <w:t xml:space="preserve">, svoju liniju tableta i televizora, </w:t>
        </w:r>
      </w:ins>
      <w:ins w:id="1300" w:author="Kristijan Vrabec (kvrabec)" w:date="2018-12-08T20:34:00Z">
        <w:r w:rsidR="006C7B36">
          <w:t xml:space="preserve">te najveću svjetsku infrastrukturu u oblaku. </w:t>
        </w:r>
      </w:ins>
    </w:p>
    <w:p w14:paraId="44A24B8A" w14:textId="5338816B" w:rsidR="00245F45" w:rsidRDefault="006C7B36" w:rsidP="000D4267">
      <w:pPr>
        <w:rPr>
          <w:ins w:id="1301" w:author="Kristijan Vrabec (kvrabec)" w:date="2018-12-08T20:51:00Z"/>
        </w:rPr>
      </w:pPr>
      <w:ins w:id="1302" w:author="Kristijan Vrabec (kvrabec)" w:date="2018-12-08T20:34:00Z">
        <w:r>
          <w:t xml:space="preserve">Amazon Web </w:t>
        </w:r>
        <w:proofErr w:type="spellStart"/>
        <w:r>
          <w:t>Services</w:t>
        </w:r>
      </w:ins>
      <w:proofErr w:type="spellEnd"/>
      <w:ins w:id="1303" w:author="Kristijan Vrabec (kvrabec)" w:date="2018-12-08T20:55:00Z">
        <w:r w:rsidR="00245F45">
          <w:t xml:space="preserve"> (AWS)</w:t>
        </w:r>
      </w:ins>
      <w:ins w:id="1304" w:author="Kristijan Vrabec (kvrabec)" w:date="2018-12-08T20:34:00Z">
        <w:r>
          <w:t xml:space="preserve"> </w:t>
        </w:r>
      </w:ins>
      <w:ins w:id="1305" w:author="Kristijan Vrabec (kvrabec)" w:date="2018-12-08T20:37:00Z">
        <w:r w:rsidR="00ED7F24">
          <w:t xml:space="preserve">nudi </w:t>
        </w:r>
      </w:ins>
      <w:ins w:id="1306" w:author="Kristijan Vrabec (kvrabec)" w:date="2018-12-08T20:39:00Z">
        <w:r w:rsidR="00ED7F24">
          <w:t>najširi izbor usluga strojnog učenja i umjetne inteligencije</w:t>
        </w:r>
      </w:ins>
      <w:ins w:id="1307" w:author="Kristijan Vrabec (kvrabec)" w:date="2018-12-08T20:40:00Z">
        <w:r w:rsidR="00237D65">
          <w:t xml:space="preserve">. Korisnici mogu birati između gotovih modela za </w:t>
        </w:r>
      </w:ins>
      <w:ins w:id="1308" w:author="Kristijan Vrabec (kvrabec)" w:date="2018-12-08T20:41:00Z">
        <w:r w:rsidR="00237D65">
          <w:t>računalni vid (eng.</w:t>
        </w:r>
        <w:r w:rsidR="00237D65" w:rsidRPr="00237D65">
          <w:t xml:space="preserve"> </w:t>
        </w:r>
        <w:proofErr w:type="spellStart"/>
        <w:r w:rsidR="00237D65" w:rsidRPr="00245F45">
          <w:rPr>
            <w:i/>
            <w:rPrChange w:id="1309" w:author="Kristijan Vrabec (kvrabec)" w:date="2018-12-08T20:52:00Z">
              <w:rPr/>
            </w:rPrChange>
          </w:rPr>
          <w:t>computer</w:t>
        </w:r>
        <w:proofErr w:type="spellEnd"/>
        <w:r w:rsidR="00237D65" w:rsidRPr="00245F45">
          <w:rPr>
            <w:i/>
            <w:rPrChange w:id="1310" w:author="Kristijan Vrabec (kvrabec)" w:date="2018-12-08T20:52:00Z">
              <w:rPr/>
            </w:rPrChange>
          </w:rPr>
          <w:t xml:space="preserve"> </w:t>
        </w:r>
        <w:proofErr w:type="spellStart"/>
        <w:r w:rsidR="00237D65" w:rsidRPr="00245F45">
          <w:rPr>
            <w:i/>
            <w:rPrChange w:id="1311" w:author="Kristijan Vrabec (kvrabec)" w:date="2018-12-08T20:52:00Z">
              <w:rPr/>
            </w:rPrChange>
          </w:rPr>
          <w:t>vision</w:t>
        </w:r>
        <w:proofErr w:type="spellEnd"/>
        <w:r w:rsidR="00237D65">
          <w:t xml:space="preserve">), </w:t>
        </w:r>
      </w:ins>
      <w:ins w:id="1312" w:author="Kristijan Vrabec (kvrabec)" w:date="2018-12-08T20:42:00Z">
        <w:r w:rsidR="00237D65">
          <w:t xml:space="preserve">jezik, preporuke i predviđanja. </w:t>
        </w:r>
      </w:ins>
      <w:ins w:id="1313" w:author="Kristijan Vrabec (kvrabec)" w:date="2018-12-08T20:46:00Z">
        <w:r w:rsidR="00237D65">
          <w:t>Kreiran je alat koji pomaže korisnicima u ra</w:t>
        </w:r>
      </w:ins>
      <w:ins w:id="1314" w:author="Kristijan Vrabec (kvrabec)" w:date="2018-12-08T20:47:00Z">
        <w:r w:rsidR="00237D65">
          <w:t xml:space="preserve">zvijanju nazvan </w:t>
        </w:r>
        <w:r w:rsidR="00237D65" w:rsidRPr="00237D65">
          <w:t xml:space="preserve">Amazon </w:t>
        </w:r>
        <w:proofErr w:type="spellStart"/>
        <w:r w:rsidR="00237D65" w:rsidRPr="00237D65">
          <w:t>SageMaker</w:t>
        </w:r>
      </w:ins>
      <w:proofErr w:type="spellEnd"/>
      <w:ins w:id="1315" w:author="Kristijan Vrabec (kvrabec)" w:date="2018-12-08T20:58:00Z">
        <w:r w:rsidR="006C587D">
          <w:t>, koji</w:t>
        </w:r>
      </w:ins>
      <w:ins w:id="1316" w:author="Kristijan Vrabec (kvrabec)" w:date="2018-12-08T20:47:00Z">
        <w:r w:rsidR="00237D65">
          <w:t xml:space="preserve"> sadrži algoritme koji ubrzavaju razvoj modela do 10 puta u od</w:t>
        </w:r>
      </w:ins>
      <w:ins w:id="1317" w:author="Kristijan Vrabec (kvrabec)" w:date="2018-12-08T20:48:00Z">
        <w:r w:rsidR="00237D65">
          <w:t>nosu na ostala rješenja</w:t>
        </w:r>
      </w:ins>
      <w:ins w:id="1318" w:author="Kristijan Vrabec (kvrabec)" w:date="2018-12-08T20:58:00Z">
        <w:r w:rsidR="006C587D">
          <w:t>,</w:t>
        </w:r>
      </w:ins>
      <w:ins w:id="1319" w:author="Kristijan Vrabec (kvrabec)" w:date="2018-12-08T20:48:00Z">
        <w:r w:rsidR="00237D65">
          <w:t xml:space="preserve"> nudi uštede </w:t>
        </w:r>
      </w:ins>
      <w:ins w:id="1320" w:author="Kristijan Vrabec (kvrabec)" w:date="2018-12-08T20:49:00Z">
        <w:r w:rsidR="00237D65">
          <w:t>korisnicima</w:t>
        </w:r>
      </w:ins>
      <w:ins w:id="1321" w:author="Kristijan Vrabec (kvrabec)" w:date="2018-12-08T20:48:00Z">
        <w:r w:rsidR="00237D65">
          <w:t xml:space="preserve"> </w:t>
        </w:r>
      </w:ins>
      <w:ins w:id="1322" w:author="Kristijan Vrabec (kvrabec)" w:date="2018-12-08T20:49:00Z">
        <w:r w:rsidR="00237D65">
          <w:t>velikom</w:t>
        </w:r>
      </w:ins>
      <w:ins w:id="1323" w:author="Kristijan Vrabec (kvrabec)" w:date="2018-12-08T20:48:00Z">
        <w:r w:rsidR="00237D65">
          <w:t xml:space="preserve"> </w:t>
        </w:r>
      </w:ins>
      <w:ins w:id="1324" w:author="Kristijan Vrabec (kvrabec)" w:date="2018-12-08T20:49:00Z">
        <w:r w:rsidR="00237D65">
          <w:t>efikasnošću</w:t>
        </w:r>
      </w:ins>
      <w:ins w:id="1325" w:author="Kristijan Vrabec (kvrabec)" w:date="2018-12-08T20:52:00Z">
        <w:r w:rsidR="00245F45">
          <w:t xml:space="preserve"> te je c</w:t>
        </w:r>
      </w:ins>
      <w:ins w:id="1326" w:author="Kristijan Vrabec (kvrabec)" w:date="2018-12-08T20:50:00Z">
        <w:r w:rsidR="00245F45">
          <w:t xml:space="preserve">ijeli proces </w:t>
        </w:r>
      </w:ins>
      <w:ins w:id="1327" w:author="Kristijan Vrabec (kvrabec)" w:date="2018-12-08T20:52:00Z">
        <w:r w:rsidR="00245F45">
          <w:t xml:space="preserve">strojnog učenja </w:t>
        </w:r>
      </w:ins>
      <w:ins w:id="1328" w:author="Kristijan Vrabec (kvrabec)" w:date="2018-12-08T20:50:00Z">
        <w:r w:rsidR="00245F45">
          <w:t xml:space="preserve">maksimalno pojednostavljen. </w:t>
        </w:r>
      </w:ins>
    </w:p>
    <w:p w14:paraId="5E372884" w14:textId="77777777" w:rsidR="00245F45" w:rsidRDefault="00245F45" w:rsidP="00245F45">
      <w:pPr>
        <w:ind w:firstLine="0"/>
        <w:rPr>
          <w:ins w:id="1329" w:author="Kristijan Vrabec (kvrabec)" w:date="2018-12-08T20:54:00Z"/>
        </w:rPr>
      </w:pPr>
      <w:ins w:id="1330" w:author="Kristijan Vrabec (kvrabec)" w:date="2018-12-08T20:54:00Z">
        <w:r>
          <w:t xml:space="preserve">Brojke o Amazon Web </w:t>
        </w:r>
        <w:proofErr w:type="spellStart"/>
        <w:r>
          <w:t>Services</w:t>
        </w:r>
        <w:proofErr w:type="spellEnd"/>
        <w:r>
          <w:t>:</w:t>
        </w:r>
      </w:ins>
    </w:p>
    <w:p w14:paraId="789F5E04" w14:textId="4176B2BE" w:rsidR="00245F45" w:rsidRPr="00245F45" w:rsidRDefault="00245F45" w:rsidP="00245F45">
      <w:pPr>
        <w:pStyle w:val="ListParagraph"/>
        <w:numPr>
          <w:ilvl w:val="0"/>
          <w:numId w:val="29"/>
        </w:numPr>
        <w:rPr>
          <w:ins w:id="1331" w:author="Kristijan Vrabec (kvrabec)" w:date="2018-12-08T20:54:00Z"/>
          <w:rFonts w:eastAsiaTheme="majorEastAsia" w:cstheme="majorBidi"/>
          <w:sz w:val="32"/>
          <w:szCs w:val="32"/>
          <w:rPrChange w:id="1332" w:author="Kristijan Vrabec (kvrabec)" w:date="2018-12-08T20:54:00Z">
            <w:rPr>
              <w:ins w:id="1333" w:author="Kristijan Vrabec (kvrabec)" w:date="2018-12-08T20:54:00Z"/>
            </w:rPr>
          </w:rPrChange>
        </w:rPr>
      </w:pPr>
      <w:ins w:id="1334" w:author="Kristijan Vrabec (kvrabec)" w:date="2018-12-08T20:54:00Z">
        <w:r>
          <w:t xml:space="preserve">85% TensorFlow projekata su razvijeni na </w:t>
        </w:r>
      </w:ins>
      <w:ins w:id="1335" w:author="Kristijan Vrabec (kvrabec)" w:date="2018-12-08T20:55:00Z">
        <w:r>
          <w:t>AWS</w:t>
        </w:r>
      </w:ins>
      <w:ins w:id="1336" w:author="Kristijan Vrabec (kvrabec)" w:date="2018-12-08T20:54:00Z">
        <w:r>
          <w:t xml:space="preserve"> platformi</w:t>
        </w:r>
      </w:ins>
    </w:p>
    <w:p w14:paraId="51B5B310" w14:textId="77777777" w:rsidR="006C587D" w:rsidRPr="006C587D" w:rsidRDefault="00245F45" w:rsidP="00245F45">
      <w:pPr>
        <w:pStyle w:val="ListParagraph"/>
        <w:numPr>
          <w:ilvl w:val="0"/>
          <w:numId w:val="29"/>
        </w:numPr>
        <w:rPr>
          <w:ins w:id="1337" w:author="Kristijan Vrabec (kvrabec)" w:date="2018-12-08T20:56:00Z"/>
          <w:rFonts w:eastAsiaTheme="majorEastAsia" w:cstheme="majorBidi"/>
          <w:sz w:val="32"/>
          <w:szCs w:val="32"/>
          <w:rPrChange w:id="1338" w:author="Kristijan Vrabec (kvrabec)" w:date="2018-12-08T20:56:00Z">
            <w:rPr>
              <w:ins w:id="1339" w:author="Kristijan Vrabec (kvrabec)" w:date="2018-12-08T20:56:00Z"/>
            </w:rPr>
          </w:rPrChange>
        </w:rPr>
      </w:pPr>
      <w:ins w:id="1340" w:author="Kristijan Vrabec (kvrabec)" w:date="2018-12-08T20:55:00Z">
        <w:r>
          <w:t>81% projekata dubinske analize podataka rade na AWS</w:t>
        </w:r>
        <w:r w:rsidR="006C587D">
          <w:t xml:space="preserve"> platformi</w:t>
        </w:r>
      </w:ins>
    </w:p>
    <w:p w14:paraId="4578EF36" w14:textId="77777777" w:rsidR="006C587D" w:rsidRPr="006C587D" w:rsidRDefault="006C587D" w:rsidP="004964BE">
      <w:pPr>
        <w:pStyle w:val="ListParagraph"/>
        <w:numPr>
          <w:ilvl w:val="0"/>
          <w:numId w:val="29"/>
        </w:numPr>
        <w:rPr>
          <w:ins w:id="1341" w:author="Kristijan Vrabec (kvrabec)" w:date="2018-12-08T20:58:00Z"/>
          <w:rFonts w:eastAsiaTheme="majorEastAsia" w:cstheme="majorBidi"/>
          <w:sz w:val="32"/>
          <w:szCs w:val="32"/>
          <w:rPrChange w:id="1342" w:author="Kristijan Vrabec (kvrabec)" w:date="2018-12-08T20:58:00Z">
            <w:rPr>
              <w:ins w:id="1343" w:author="Kristijan Vrabec (kvrabec)" w:date="2018-12-08T20:58:00Z"/>
            </w:rPr>
          </w:rPrChange>
        </w:rPr>
      </w:pPr>
      <w:ins w:id="1344" w:author="Kristijan Vrabec (kvrabec)" w:date="2018-12-08T20:56:00Z">
        <w:r>
          <w:t>Preko 50% kraće vrijeme treniranja</w:t>
        </w:r>
      </w:ins>
    </w:p>
    <w:p w14:paraId="7F22500F" w14:textId="2611A87D" w:rsidR="006C587D" w:rsidRDefault="006C587D">
      <w:pPr>
        <w:pStyle w:val="NoSpacing"/>
        <w:keepNext/>
        <w:rPr>
          <w:ins w:id="1345" w:author="Kristijan Vrabec (kvrabec)" w:date="2018-12-08T20:59:00Z"/>
        </w:rPr>
        <w:pPrChange w:id="1346" w:author="Kristijan Vrabec (kvrabec)" w:date="2018-12-08T20:59:00Z">
          <w:pPr>
            <w:pStyle w:val="NoSpacing"/>
          </w:pPr>
        </w:pPrChange>
      </w:pPr>
      <w:ins w:id="1347" w:author="Kristijan Vrabec (kvrabec)" w:date="2018-12-08T20:56:00Z">
        <w:r>
          <w:rPr>
            <w:noProof/>
          </w:rPr>
          <w:drawing>
            <wp:inline distT="0" distB="0" distL="0" distR="0" wp14:anchorId="0CB8C71E" wp14:editId="53F7E0B0">
              <wp:extent cx="2828925" cy="849527"/>
              <wp:effectExtent l="0" t="0" r="0" b="8255"/>
              <wp:docPr id="16" name="Picture 16" descr="Slikovni rezultat za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Amazon Web Servic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2995" b="23529"/>
                      <a:stretch/>
                    </pic:blipFill>
                    <pic:spPr bwMode="auto">
                      <a:xfrm>
                        <a:off x="0" y="0"/>
                        <a:ext cx="2853520" cy="856913"/>
                      </a:xfrm>
                      <a:prstGeom prst="rect">
                        <a:avLst/>
                      </a:prstGeom>
                      <a:noFill/>
                      <a:ln>
                        <a:noFill/>
                      </a:ln>
                      <a:extLst>
                        <a:ext uri="{53640926-AAD7-44D8-BBD7-CCE9431645EC}">
                          <a14:shadowObscured xmlns:a14="http://schemas.microsoft.com/office/drawing/2010/main"/>
                        </a:ext>
                      </a:extLst>
                    </pic:spPr>
                  </pic:pic>
                </a:graphicData>
              </a:graphic>
            </wp:inline>
          </w:drawing>
        </w:r>
      </w:ins>
    </w:p>
    <w:p w14:paraId="62665558" w14:textId="5E429B35" w:rsidR="006C587D" w:rsidRPr="006C587D" w:rsidRDefault="006C587D">
      <w:pPr>
        <w:pStyle w:val="Caption"/>
        <w:ind w:firstLine="0"/>
        <w:jc w:val="center"/>
        <w:rPr>
          <w:ins w:id="1348" w:author="Kristijan Vrabec (kvrabec)" w:date="2018-12-08T20:59:00Z"/>
          <w:sz w:val="20"/>
          <w:rPrChange w:id="1349" w:author="Kristijan Vrabec (kvrabec)" w:date="2018-12-08T20:59:00Z">
            <w:rPr>
              <w:ins w:id="1350" w:author="Kristijan Vrabec (kvrabec)" w:date="2018-12-08T20:59:00Z"/>
            </w:rPr>
          </w:rPrChange>
        </w:rPr>
        <w:pPrChange w:id="1351" w:author="Kristijan Vrabec (kvrabec)" w:date="2018-12-08T20:59:00Z">
          <w:pPr>
            <w:pStyle w:val="Caption"/>
          </w:pPr>
        </w:pPrChange>
      </w:pPr>
      <w:bookmarkStart w:id="1352" w:name="_Toc532138247"/>
      <w:ins w:id="1353" w:author="Kristijan Vrabec (kvrabec)" w:date="2018-12-08T20:59:00Z">
        <w:r w:rsidRPr="006C587D">
          <w:rPr>
            <w:sz w:val="20"/>
            <w:rPrChange w:id="1354" w:author="Kristijan Vrabec (kvrabec)" w:date="2018-12-08T20:59:00Z">
              <w:rPr/>
            </w:rPrChange>
          </w:rPr>
          <w:t xml:space="preserve">Slika </w:t>
        </w:r>
        <w:r w:rsidRPr="006C587D">
          <w:rPr>
            <w:sz w:val="20"/>
            <w:rPrChange w:id="1355" w:author="Kristijan Vrabec (kvrabec)" w:date="2018-12-08T20:59:00Z">
              <w:rPr/>
            </w:rPrChange>
          </w:rPr>
          <w:fldChar w:fldCharType="begin"/>
        </w:r>
        <w:r w:rsidRPr="006C587D">
          <w:rPr>
            <w:sz w:val="20"/>
            <w:rPrChange w:id="1356" w:author="Kristijan Vrabec (kvrabec)" w:date="2018-12-08T20:59:00Z">
              <w:rPr/>
            </w:rPrChange>
          </w:rPr>
          <w:instrText xml:space="preserve"> SEQ Slika \* ARABIC </w:instrText>
        </w:r>
      </w:ins>
      <w:r w:rsidRPr="006C587D">
        <w:rPr>
          <w:sz w:val="20"/>
          <w:rPrChange w:id="1357" w:author="Kristijan Vrabec (kvrabec)" w:date="2018-12-08T20:59:00Z">
            <w:rPr/>
          </w:rPrChange>
        </w:rPr>
        <w:fldChar w:fldCharType="separate"/>
      </w:r>
      <w:ins w:id="1358" w:author="Kristijan Vrabec (kvrabec)" w:date="2018-12-10T19:34:00Z">
        <w:r w:rsidR="00895B34">
          <w:rPr>
            <w:noProof/>
            <w:sz w:val="20"/>
          </w:rPr>
          <w:t>14</w:t>
        </w:r>
      </w:ins>
      <w:ins w:id="1359" w:author="Kristijan Vrabec (kvrabec)" w:date="2018-12-08T20:59:00Z">
        <w:r w:rsidRPr="006C587D">
          <w:rPr>
            <w:sz w:val="20"/>
            <w:rPrChange w:id="1360" w:author="Kristijan Vrabec (kvrabec)" w:date="2018-12-08T20:59:00Z">
              <w:rPr/>
            </w:rPrChange>
          </w:rPr>
          <w:fldChar w:fldCharType="end"/>
        </w:r>
        <w:r w:rsidRPr="006C587D">
          <w:rPr>
            <w:sz w:val="20"/>
            <w:rPrChange w:id="1361" w:author="Kristijan Vrabec (kvrabec)" w:date="2018-12-08T20:59:00Z">
              <w:rPr/>
            </w:rPrChange>
          </w:rPr>
          <w:t xml:space="preserve"> Amazon Web </w:t>
        </w:r>
        <w:proofErr w:type="spellStart"/>
        <w:r w:rsidRPr="006C587D">
          <w:rPr>
            <w:sz w:val="20"/>
            <w:rPrChange w:id="1362" w:author="Kristijan Vrabec (kvrabec)" w:date="2018-12-08T20:59:00Z">
              <w:rPr/>
            </w:rPrChange>
          </w:rPr>
          <w:t>Services</w:t>
        </w:r>
        <w:proofErr w:type="spellEnd"/>
        <w:r w:rsidRPr="006C587D">
          <w:rPr>
            <w:sz w:val="20"/>
            <w:rPrChange w:id="1363" w:author="Kristijan Vrabec (kvrabec)" w:date="2018-12-08T20:59:00Z">
              <w:rPr/>
            </w:rPrChange>
          </w:rPr>
          <w:t xml:space="preserve"> logo</w:t>
        </w:r>
        <w:bookmarkEnd w:id="1352"/>
      </w:ins>
    </w:p>
    <w:p w14:paraId="133EF05B" w14:textId="77777777" w:rsidR="00314A01" w:rsidDel="003A3EFA" w:rsidRDefault="00314A01">
      <w:pPr>
        <w:pStyle w:val="Heading3"/>
        <w:numPr>
          <w:ilvl w:val="0"/>
          <w:numId w:val="0"/>
        </w:numPr>
        <w:ind w:left="720" w:hanging="720"/>
        <w:rPr>
          <w:del w:id="1364" w:author="Kristijan Vrabec (kvrabec)" w:date="2018-12-08T19:48:00Z"/>
        </w:rPr>
        <w:pPrChange w:id="1365" w:author="Kristijan Vrabec (kvrabec)" w:date="2018-12-08T22:08:00Z">
          <w:pPr/>
        </w:pPrChange>
      </w:pPr>
      <w:bookmarkStart w:id="1366" w:name="_Toc532110923"/>
      <w:bookmarkStart w:id="1367" w:name="_Toc532126480"/>
      <w:bookmarkStart w:id="1368" w:name="_Toc532126553"/>
      <w:bookmarkStart w:id="1369" w:name="_Toc532138177"/>
      <w:bookmarkStart w:id="1370" w:name="_Toc532140140"/>
      <w:bookmarkStart w:id="1371" w:name="_Toc532143605"/>
      <w:bookmarkStart w:id="1372" w:name="_Toc532146720"/>
      <w:bookmarkStart w:id="1373" w:name="_Toc532146947"/>
      <w:bookmarkStart w:id="1374" w:name="_Toc532147016"/>
      <w:bookmarkStart w:id="1375" w:name="_Toc532147238"/>
      <w:bookmarkStart w:id="1376" w:name="_Toc532147322"/>
      <w:bookmarkStart w:id="1377" w:name="_Toc532147403"/>
      <w:bookmarkStart w:id="1378" w:name="_Toc532147475"/>
      <w:bookmarkStart w:id="1379" w:name="_Toc532147547"/>
      <w:bookmarkStart w:id="1380" w:name="_Toc532147631"/>
      <w:bookmarkStart w:id="1381" w:name="_Toc532147703"/>
      <w:bookmarkStart w:id="1382" w:name="_Toc532147787"/>
      <w:bookmarkStart w:id="1383" w:name="_Toc532147871"/>
      <w:bookmarkStart w:id="1384" w:name="_Toc532147943"/>
      <w:bookmarkStart w:id="1385" w:name="_Toc532148027"/>
      <w:bookmarkStart w:id="1386" w:name="_Toc532148111"/>
      <w:bookmarkStart w:id="1387" w:name="_Toc532148192"/>
      <w:bookmarkStart w:id="1388" w:name="_Toc532148264"/>
      <w:bookmarkStart w:id="1389" w:name="_Toc532148323"/>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5B64651D" w14:textId="63DC22B0" w:rsidR="003D24D1" w:rsidRPr="003D24D1" w:rsidRDefault="00F02F4A" w:rsidP="003D24D1">
      <w:pPr>
        <w:pStyle w:val="Heading3"/>
        <w:rPr>
          <w:ins w:id="1390" w:author="Kristijan Vrabec (kvrabec)" w:date="2018-12-08T21:00:00Z"/>
        </w:rPr>
      </w:pPr>
      <w:r>
        <w:t xml:space="preserve"> </w:t>
      </w:r>
      <w:bookmarkStart w:id="1391" w:name="_Toc532148324"/>
      <w:ins w:id="1392" w:author="Kristijan Vrabec (kvrabec)" w:date="2018-12-08T21:00:00Z">
        <w:r w:rsidR="003D24D1" w:rsidRPr="003D24D1">
          <w:t xml:space="preserve">Google </w:t>
        </w:r>
        <w:proofErr w:type="spellStart"/>
        <w:r w:rsidR="003D24D1" w:rsidRPr="003D24D1">
          <w:t>Cloud</w:t>
        </w:r>
        <w:bookmarkEnd w:id="1391"/>
        <w:proofErr w:type="spellEnd"/>
      </w:ins>
    </w:p>
    <w:p w14:paraId="7939F650" w14:textId="77777777" w:rsidR="00D7367A" w:rsidRDefault="00654CFD" w:rsidP="00D7367A">
      <w:pPr>
        <w:rPr>
          <w:ins w:id="1393" w:author="Kristijan Vrabec (kvrabec)" w:date="2018-12-08T22:21:00Z"/>
        </w:rPr>
      </w:pPr>
      <w:ins w:id="1394" w:author="Kristijan Vrabec (kvrabec)" w:date="2018-12-08T21:10:00Z">
        <w:r>
          <w:t xml:space="preserve">Google je jedna od najpoznatijih </w:t>
        </w:r>
      </w:ins>
      <w:ins w:id="1395" w:author="Kristijan Vrabec (kvrabec)" w:date="2018-12-08T21:13:00Z">
        <w:r>
          <w:t xml:space="preserve">svjetskih </w:t>
        </w:r>
      </w:ins>
      <w:ins w:id="1396" w:author="Kristijan Vrabec (kvrabec)" w:date="2018-12-08T21:10:00Z">
        <w:r>
          <w:t>kompanija</w:t>
        </w:r>
      </w:ins>
      <w:ins w:id="1397" w:author="Kristijan Vrabec (kvrabec)" w:date="2018-12-08T21:13:00Z">
        <w:r>
          <w:t xml:space="preserve"> </w:t>
        </w:r>
      </w:ins>
      <w:ins w:id="1398" w:author="Kristijan Vrabec (kvrabec)" w:date="2018-12-08T21:42:00Z">
        <w:r w:rsidR="006F29D6">
          <w:t xml:space="preserve">osnovana 1998. godine. </w:t>
        </w:r>
        <w:r w:rsidR="00E57EE2">
          <w:t xml:space="preserve">Osim što </w:t>
        </w:r>
      </w:ins>
      <w:ins w:id="1399" w:author="Kristijan Vrabec (kvrabec)" w:date="2018-12-08T21:44:00Z">
        <w:r w:rsidR="00E57EE2">
          <w:t xml:space="preserve">su vlasnici najpoznatije </w:t>
        </w:r>
      </w:ins>
      <w:ins w:id="1400" w:author="Kristijan Vrabec (kvrabec)" w:date="2018-12-08T21:45:00Z">
        <w:r w:rsidR="00E57EE2">
          <w:t xml:space="preserve">svjetske tražilice, bave se proizvodnjom softvera i hardvera, </w:t>
        </w:r>
      </w:ins>
      <w:ins w:id="1401" w:author="Kristijan Vrabec (kvrabec)" w:date="2018-12-08T21:46:00Z">
        <w:r w:rsidR="00E57EE2">
          <w:t xml:space="preserve">online reklamnim tehnologijama te </w:t>
        </w:r>
      </w:ins>
      <w:ins w:id="1402" w:author="Kristijan Vrabec (kvrabec)" w:date="2018-12-08T21:48:00Z">
        <w:r w:rsidR="00E57EE2">
          <w:t xml:space="preserve">tehnologijama u oblaku. </w:t>
        </w:r>
      </w:ins>
      <w:ins w:id="1403" w:author="Kristijan Vrabec (kvrabec)" w:date="2018-12-08T21:50:00Z">
        <w:r w:rsidR="00E57EE2">
          <w:t>Neka od p</w:t>
        </w:r>
      </w:ins>
      <w:ins w:id="1404" w:author="Kristijan Vrabec (kvrabec)" w:date="2018-12-08T21:49:00Z">
        <w:r w:rsidR="00E57EE2">
          <w:t>oznat</w:t>
        </w:r>
      </w:ins>
      <w:ins w:id="1405" w:author="Kristijan Vrabec (kvrabec)" w:date="2018-12-08T21:50:00Z">
        <w:r w:rsidR="00E57EE2">
          <w:t>ih</w:t>
        </w:r>
      </w:ins>
      <w:ins w:id="1406" w:author="Kristijan Vrabec (kvrabec)" w:date="2018-12-08T21:49:00Z">
        <w:r w:rsidR="00E57EE2">
          <w:t xml:space="preserve"> so</w:t>
        </w:r>
      </w:ins>
      <w:ins w:id="1407" w:author="Kristijan Vrabec (kvrabec)" w:date="2018-12-08T21:50:00Z">
        <w:r w:rsidR="00E57EE2">
          <w:t xml:space="preserve">ftverskih rješenja su Google </w:t>
        </w:r>
        <w:proofErr w:type="spellStart"/>
        <w:r w:rsidR="00E57EE2">
          <w:t>Maps</w:t>
        </w:r>
      </w:ins>
      <w:proofErr w:type="spellEnd"/>
      <w:ins w:id="1408" w:author="Kristijan Vrabec (kvrabec)" w:date="2018-12-08T21:52:00Z">
        <w:r w:rsidR="00E57EE2">
          <w:t xml:space="preserve">, </w:t>
        </w:r>
      </w:ins>
      <w:proofErr w:type="spellStart"/>
      <w:ins w:id="1409" w:author="Kristijan Vrabec (kvrabec)" w:date="2018-12-08T21:50:00Z">
        <w:r w:rsidR="00E57EE2">
          <w:t>Docs</w:t>
        </w:r>
        <w:proofErr w:type="spellEnd"/>
        <w:r w:rsidR="00E57EE2">
          <w:t xml:space="preserve">, </w:t>
        </w:r>
        <w:proofErr w:type="spellStart"/>
        <w:r w:rsidR="00E57EE2">
          <w:t>Sheets</w:t>
        </w:r>
        <w:proofErr w:type="spellEnd"/>
        <w:r w:rsidR="00E57EE2">
          <w:t xml:space="preserve">, </w:t>
        </w:r>
        <w:proofErr w:type="spellStart"/>
        <w:r w:rsidR="00E57EE2">
          <w:t>Gmail</w:t>
        </w:r>
      </w:ins>
      <w:proofErr w:type="spellEnd"/>
      <w:ins w:id="1410" w:author="Kristijan Vrabec (kvrabec)" w:date="2018-12-08T21:52:00Z">
        <w:r w:rsidR="00E57EE2">
          <w:t xml:space="preserve"> i slično.</w:t>
        </w:r>
      </w:ins>
      <w:ins w:id="1411" w:author="Kristijan Vrabec (kvrabec)" w:date="2018-12-08T21:51:00Z">
        <w:r w:rsidR="00E57EE2">
          <w:t xml:space="preserve"> Vlasnici su popularnog operativnog sustava za mobilne uređaje, Android</w:t>
        </w:r>
      </w:ins>
      <w:ins w:id="1412" w:author="Kristijan Vrabec (kvrabec)" w:date="2018-12-08T22:06:00Z">
        <w:r w:rsidR="000F6275">
          <w:t>,</w:t>
        </w:r>
      </w:ins>
      <w:ins w:id="1413" w:author="Kristijan Vrabec (kvrabec)" w:date="2018-12-08T21:51:00Z">
        <w:r w:rsidR="00E57EE2">
          <w:t xml:space="preserve"> najpoznatijeg Internet preglednika, Google </w:t>
        </w:r>
        <w:proofErr w:type="spellStart"/>
        <w:r w:rsidR="00E57EE2">
          <w:t>Chrome</w:t>
        </w:r>
      </w:ins>
      <w:proofErr w:type="spellEnd"/>
      <w:ins w:id="1414" w:author="Kristijan Vrabec (kvrabec)" w:date="2018-12-08T22:06:00Z">
        <w:r w:rsidR="000F6275">
          <w:t xml:space="preserve">, te </w:t>
        </w:r>
        <w:r w:rsidR="000124BC">
          <w:t>web stranice za dijeljenje videa, YouTube</w:t>
        </w:r>
      </w:ins>
      <w:ins w:id="1415" w:author="Kristijan Vrabec (kvrabec)" w:date="2018-12-08T22:21:00Z">
        <w:r w:rsidR="00D7367A">
          <w:t>.</w:t>
        </w:r>
      </w:ins>
    </w:p>
    <w:p w14:paraId="48B0303A" w14:textId="6CC3A010" w:rsidR="000A6BC1" w:rsidRDefault="00D7367A" w:rsidP="00D7367A">
      <w:pPr>
        <w:rPr>
          <w:ins w:id="1416" w:author="Kristijan Vrabec (kvrabec)" w:date="2018-12-08T22:30:00Z"/>
        </w:rPr>
      </w:pPr>
      <w:ins w:id="1417" w:author="Kristijan Vrabec (kvrabec)" w:date="2018-12-08T22:21:00Z">
        <w:r>
          <w:t>Google</w:t>
        </w:r>
      </w:ins>
      <w:ins w:id="1418" w:author="Kristijan Vrabec (kvrabec)" w:date="2018-12-08T22:23:00Z">
        <w:r>
          <w:t xml:space="preserve"> </w:t>
        </w:r>
        <w:proofErr w:type="spellStart"/>
        <w:r>
          <w:t>Cloud</w:t>
        </w:r>
      </w:ins>
      <w:proofErr w:type="spellEnd"/>
      <w:ins w:id="1419" w:author="Kristijan Vrabec (kvrabec)" w:date="2018-12-08T22:21:00Z">
        <w:r>
          <w:t xml:space="preserve"> </w:t>
        </w:r>
      </w:ins>
      <w:ins w:id="1420" w:author="Kristijan Vrabec (kvrabec)" w:date="2018-12-08T22:22:00Z">
        <w:r>
          <w:t xml:space="preserve">nudi velik raspon usluga, od skladištenja podataka do </w:t>
        </w:r>
      </w:ins>
      <w:ins w:id="1421" w:author="Kristijan Vrabec (kvrabec)" w:date="2018-12-08T22:23:00Z">
        <w:r>
          <w:t>strojnog učenja</w:t>
        </w:r>
      </w:ins>
      <w:ins w:id="1422" w:author="Kristijan Vrabec (kvrabec)" w:date="2018-12-08T22:26:00Z">
        <w:r>
          <w:t>, usluge prevođenja teksta i pretva</w:t>
        </w:r>
      </w:ins>
      <w:ins w:id="1423" w:author="Kristijan Vrabec (kvrabec)" w:date="2018-12-08T22:27:00Z">
        <w:r>
          <w:t>ranje teksta u govor i obrnuto.</w:t>
        </w:r>
      </w:ins>
      <w:ins w:id="1424" w:author="Kristijan Vrabec (kvrabec)" w:date="2018-12-08T22:23:00Z">
        <w:r>
          <w:t xml:space="preserve"> Mnogo je </w:t>
        </w:r>
      </w:ins>
      <w:ins w:id="1425" w:author="Kristijan Vrabec (kvrabec)" w:date="2018-12-08T22:27:00Z">
        <w:r>
          <w:t>i</w:t>
        </w:r>
      </w:ins>
      <w:ins w:id="1426" w:author="Kristijan Vrabec (kvrabec)" w:date="2018-12-09T18:22:00Z">
        <w:r w:rsidR="0049458D" w:rsidRPr="0049458D">
          <w:t xml:space="preserve"> </w:t>
        </w:r>
        <w:r w:rsidR="0049458D">
          <w:t xml:space="preserve">raznih </w:t>
        </w:r>
      </w:ins>
      <w:ins w:id="1427" w:author="Kristijan Vrabec (kvrabec)" w:date="2018-12-08T22:23:00Z">
        <w:r>
          <w:t>aplikacija koje omogu</w:t>
        </w:r>
      </w:ins>
      <w:ins w:id="1428" w:author="Kristijan Vrabec (kvrabec)" w:date="2018-12-08T22:24:00Z">
        <w:r>
          <w:t>ćuju kreiranje naprednih i sofisticiranih te njihovo treniranje</w:t>
        </w:r>
      </w:ins>
      <w:ins w:id="1429" w:author="Kristijan Vrabec (kvrabec)" w:date="2018-12-08T22:25:00Z">
        <w:r>
          <w:t xml:space="preserve">, a neke od njih su AI </w:t>
        </w:r>
        <w:proofErr w:type="spellStart"/>
        <w:r>
          <w:t>Hub</w:t>
        </w:r>
        <w:proofErr w:type="spellEnd"/>
        <w:r>
          <w:t xml:space="preserve">, </w:t>
        </w:r>
        <w:proofErr w:type="spellStart"/>
        <w:r>
          <w:t>Cloud</w:t>
        </w:r>
        <w:proofErr w:type="spellEnd"/>
        <w:r>
          <w:t xml:space="preserve"> TPU, </w:t>
        </w:r>
        <w:proofErr w:type="spellStart"/>
        <w:r>
          <w:t>Cloud</w:t>
        </w:r>
        <w:proofErr w:type="spellEnd"/>
        <w:r>
          <w:t xml:space="preserve"> Natural </w:t>
        </w:r>
        <w:proofErr w:type="spellStart"/>
        <w:r>
          <w:t>Language</w:t>
        </w:r>
        <w:proofErr w:type="spellEnd"/>
        <w:r>
          <w:t xml:space="preserve"> i slično.</w:t>
        </w:r>
      </w:ins>
      <w:ins w:id="1430" w:author="Kristijan Vrabec (kvrabec)" w:date="2018-12-08T22:27:00Z">
        <w:r>
          <w:t xml:space="preserve"> Google </w:t>
        </w:r>
        <w:proofErr w:type="spellStart"/>
        <w:r>
          <w:t>Cloud</w:t>
        </w:r>
        <w:proofErr w:type="spellEnd"/>
        <w:r>
          <w:t xml:space="preserve"> </w:t>
        </w:r>
        <w:proofErr w:type="spellStart"/>
        <w:r>
          <w:t>AutoML</w:t>
        </w:r>
        <w:proofErr w:type="spellEnd"/>
        <w:r>
          <w:t xml:space="preserve"> je ekvivalent </w:t>
        </w:r>
      </w:ins>
      <w:ins w:id="1431" w:author="Kristijan Vrabec (kvrabec)" w:date="2018-12-08T22:28:00Z">
        <w:r w:rsidRPr="00237D65">
          <w:t xml:space="preserve">Amazon </w:t>
        </w:r>
        <w:proofErr w:type="spellStart"/>
        <w:r w:rsidRPr="00237D65">
          <w:t>SageMaker</w:t>
        </w:r>
        <w:proofErr w:type="spellEnd"/>
        <w:r>
          <w:t xml:space="preserve"> te om</w:t>
        </w:r>
        <w:r w:rsidR="000A6BC1">
          <w:t xml:space="preserve">ogućuje i generiranje </w:t>
        </w:r>
      </w:ins>
      <w:ins w:id="1432" w:author="Kristijan Vrabec (kvrabec)" w:date="2018-12-08T22:29:00Z">
        <w:r w:rsidR="000A6BC1">
          <w:t xml:space="preserve">visokokvalitetnih </w:t>
        </w:r>
      </w:ins>
      <w:ins w:id="1433" w:author="Kristijan Vrabec (kvrabec)" w:date="2018-12-08T22:28:00Z">
        <w:r w:rsidR="000A6BC1">
          <w:t>podatkovnih setova</w:t>
        </w:r>
      </w:ins>
      <w:ins w:id="1434" w:author="Kristijan Vrabec (kvrabec)" w:date="2018-12-08T22:29:00Z">
        <w:r w:rsidR="000A6BC1">
          <w:t>.</w:t>
        </w:r>
      </w:ins>
    </w:p>
    <w:p w14:paraId="16F837EF" w14:textId="21ABEA3A" w:rsidR="000A6BC1" w:rsidRPr="000A6BC1" w:rsidRDefault="000A6BC1" w:rsidP="000A6BC1">
      <w:pPr>
        <w:pStyle w:val="Heading3"/>
        <w:rPr>
          <w:ins w:id="1435" w:author="Kristijan Vrabec (kvrabec)" w:date="2018-12-08T22:30:00Z"/>
        </w:rPr>
      </w:pPr>
      <w:bookmarkStart w:id="1436" w:name="_Toc532148325"/>
      <w:ins w:id="1437" w:author="Kristijan Vrabec (kvrabec)" w:date="2018-12-08T22:30:00Z">
        <w:r w:rsidRPr="000A6BC1">
          <w:t xml:space="preserve">Azure </w:t>
        </w:r>
        <w:proofErr w:type="spellStart"/>
        <w:r w:rsidRPr="000A6BC1">
          <w:t>Machine</w:t>
        </w:r>
        <w:proofErr w:type="spellEnd"/>
        <w:r w:rsidRPr="000A6BC1">
          <w:t xml:space="preserve"> </w:t>
        </w:r>
        <w:proofErr w:type="spellStart"/>
        <w:r w:rsidRPr="000A6BC1">
          <w:t>Learning</w:t>
        </w:r>
        <w:proofErr w:type="spellEnd"/>
        <w:r w:rsidRPr="000A6BC1">
          <w:t xml:space="preserve"> Studio</w:t>
        </w:r>
        <w:bookmarkEnd w:id="1436"/>
      </w:ins>
    </w:p>
    <w:p w14:paraId="5D8C9C36" w14:textId="77777777" w:rsidR="00953FDB" w:rsidRDefault="00227612" w:rsidP="000A6BC1">
      <w:pPr>
        <w:rPr>
          <w:ins w:id="1438" w:author="Kristijan Vrabec (kvrabec)" w:date="2018-12-08T22:56:00Z"/>
        </w:rPr>
      </w:pPr>
      <w:ins w:id="1439" w:author="Kristijan Vrabec (kvrabec)" w:date="2018-12-08T22:47:00Z">
        <w:r>
          <w:t xml:space="preserve">Azure </w:t>
        </w:r>
      </w:ins>
      <w:ins w:id="1440" w:author="Kristijan Vrabec (kvrabec)" w:date="2018-12-08T22:48:00Z">
        <w:r w:rsidR="00953FDB">
          <w:t xml:space="preserve">je </w:t>
        </w:r>
      </w:ins>
      <w:ins w:id="1441" w:author="Kristijan Vrabec (kvrabec)" w:date="2018-12-08T22:49:00Z">
        <w:r w:rsidR="00953FDB">
          <w:t>najnovija tehnologija na ovoj listi</w:t>
        </w:r>
      </w:ins>
      <w:ins w:id="1442" w:author="Kristijan Vrabec (kvrabec)" w:date="2018-12-08T22:51:00Z">
        <w:r w:rsidR="00953FDB">
          <w:t>, razvijena 2010. godine</w:t>
        </w:r>
      </w:ins>
      <w:ins w:id="1443" w:author="Kristijan Vrabec (kvrabec)" w:date="2018-12-08T22:49:00Z">
        <w:r w:rsidR="00953FDB">
          <w:t xml:space="preserve">. </w:t>
        </w:r>
      </w:ins>
      <w:ins w:id="1444" w:author="Kristijan Vrabec (kvrabec)" w:date="2018-12-08T22:50:00Z">
        <w:r w:rsidR="00953FDB">
          <w:t xml:space="preserve">Njen vlasnik je Microsoft, </w:t>
        </w:r>
      </w:ins>
      <w:ins w:id="1445" w:author="Kristijan Vrabec (kvrabec)" w:date="2018-12-08T22:51:00Z">
        <w:r w:rsidR="00953FDB">
          <w:t>američka multinacionalna tehnološka</w:t>
        </w:r>
      </w:ins>
      <w:ins w:id="1446" w:author="Kristijan Vrabec (kvrabec)" w:date="2018-12-08T22:52:00Z">
        <w:r w:rsidR="00953FDB">
          <w:t xml:space="preserve"> kompanija osnovana 1975. Najpoznatiji su po svome operativnom sistemu „Windows“, no bave se i razvojem </w:t>
        </w:r>
      </w:ins>
      <w:ins w:id="1447" w:author="Kristijan Vrabec (kvrabec)" w:date="2018-12-08T22:53:00Z">
        <w:r w:rsidR="00953FDB">
          <w:t>softvera i hardvera</w:t>
        </w:r>
      </w:ins>
      <w:ins w:id="1448" w:author="Kristijan Vrabec (kvrabec)" w:date="2018-12-08T22:54:00Z">
        <w:r w:rsidR="00953FDB">
          <w:t>, licenci i povezanih s</w:t>
        </w:r>
      </w:ins>
      <w:ins w:id="1449" w:author="Kristijan Vrabec (kvrabec)" w:date="2018-12-08T22:55:00Z">
        <w:r w:rsidR="00953FDB">
          <w:t xml:space="preserve">ervisa. Najpoznatiji proizvodi, uz Windows operativni sustav, su Microsoft Office, Internet </w:t>
        </w:r>
        <w:proofErr w:type="spellStart"/>
        <w:r w:rsidR="00953FDB">
          <w:t>explorer</w:t>
        </w:r>
        <w:proofErr w:type="spellEnd"/>
        <w:r w:rsidR="00953FDB">
          <w:t xml:space="preserve"> te </w:t>
        </w:r>
        <w:proofErr w:type="spellStart"/>
        <w:r w:rsidR="00953FDB">
          <w:t>V</w:t>
        </w:r>
      </w:ins>
      <w:ins w:id="1450" w:author="Kristijan Vrabec (kvrabec)" w:date="2018-12-08T22:56:00Z">
        <w:r w:rsidR="00953FDB">
          <w:t>isual</w:t>
        </w:r>
        <w:proofErr w:type="spellEnd"/>
        <w:r w:rsidR="00953FDB">
          <w:t xml:space="preserve"> Studio. </w:t>
        </w:r>
      </w:ins>
    </w:p>
    <w:p w14:paraId="1F8C0D49" w14:textId="77777777" w:rsidR="002E0CAA" w:rsidRDefault="006551BE" w:rsidP="000A6BC1">
      <w:pPr>
        <w:rPr>
          <w:ins w:id="1451" w:author="Kristijan Vrabec (kvrabec)" w:date="2018-12-08T23:05:00Z"/>
        </w:rPr>
      </w:pPr>
      <w:ins w:id="1452" w:author="Kristijan Vrabec (kvrabec)" w:date="2018-12-08T22:58:00Z">
        <w:r>
          <w:t>Azure</w:t>
        </w:r>
      </w:ins>
      <w:ins w:id="1453" w:author="Kristijan Vrabec (kvrabec)" w:date="2018-12-08T22:59:00Z">
        <w:r w:rsidR="00C32F67">
          <w:t xml:space="preserve"> </w:t>
        </w:r>
        <w:proofErr w:type="spellStart"/>
        <w:r w:rsidR="00C32F67">
          <w:t>Machine</w:t>
        </w:r>
        <w:proofErr w:type="spellEnd"/>
        <w:r w:rsidR="00C32F67">
          <w:t xml:space="preserve"> </w:t>
        </w:r>
        <w:proofErr w:type="spellStart"/>
        <w:r w:rsidR="00C32F67">
          <w:t>Learning</w:t>
        </w:r>
        <w:proofErr w:type="spellEnd"/>
        <w:r w:rsidR="00C32F67">
          <w:t xml:space="preserve"> Studio, kao i prijašnje tehnologije, nudi </w:t>
        </w:r>
      </w:ins>
      <w:ins w:id="1454" w:author="Kristijan Vrabec (kvrabec)" w:date="2018-12-08T23:03:00Z">
        <w:r w:rsidR="00C32F67">
          <w:t>mnoga</w:t>
        </w:r>
      </w:ins>
      <w:ins w:id="1455" w:author="Kristijan Vrabec (kvrabec)" w:date="2018-12-08T22:59:00Z">
        <w:r w:rsidR="00C32F67">
          <w:t xml:space="preserve"> rješenj</w:t>
        </w:r>
      </w:ins>
      <w:ins w:id="1456" w:author="Kristijan Vrabec (kvrabec)" w:date="2018-12-08T23:03:00Z">
        <w:r w:rsidR="00C32F67">
          <w:t>a</w:t>
        </w:r>
      </w:ins>
      <w:ins w:id="1457" w:author="Kristijan Vrabec (kvrabec)" w:date="2018-12-08T22:59:00Z">
        <w:r w:rsidR="00C32F67">
          <w:t xml:space="preserve"> za strojno učenje</w:t>
        </w:r>
      </w:ins>
      <w:ins w:id="1458" w:author="Kristijan Vrabec (kvrabec)" w:date="2018-12-08T23:01:00Z">
        <w:r w:rsidR="00C32F67">
          <w:t xml:space="preserve">, te mnoga </w:t>
        </w:r>
      </w:ins>
      <w:ins w:id="1459" w:author="Kristijan Vrabec (kvrabec)" w:date="2018-12-08T23:03:00Z">
        <w:r w:rsidR="00C32F67">
          <w:t xml:space="preserve">druga područja poput baza podataka, integracije, pohrane podataka i slično. </w:t>
        </w:r>
      </w:ins>
      <w:ins w:id="1460" w:author="Kristijan Vrabec (kvrabec)" w:date="2018-12-08T23:04:00Z">
        <w:r w:rsidR="00C32F67">
          <w:t xml:space="preserve">Omogućuju korisniku da integrira svoje programske isječke </w:t>
        </w:r>
      </w:ins>
      <w:ins w:id="1461" w:author="Kristijan Vrabec (kvrabec)" w:date="2018-12-08T23:05:00Z">
        <w:r w:rsidR="00C32F67">
          <w:t>te koristi neke od mnogih dostupnih biblioteka.</w:t>
        </w:r>
      </w:ins>
    </w:p>
    <w:p w14:paraId="503BF330" w14:textId="4D2EDDF3" w:rsidR="002E0CAA" w:rsidRDefault="002E0CAA" w:rsidP="002E0CAA">
      <w:pPr>
        <w:pStyle w:val="Heading3"/>
        <w:rPr>
          <w:ins w:id="1462" w:author="Kristijan Vrabec (kvrabec)" w:date="2018-12-08T23:07:00Z"/>
        </w:rPr>
      </w:pPr>
      <w:bookmarkStart w:id="1463" w:name="_Toc532148326"/>
      <w:ins w:id="1464" w:author="Kristijan Vrabec (kvrabec)" w:date="2018-12-08T23:05:00Z">
        <w:r>
          <w:t xml:space="preserve">Usporedba </w:t>
        </w:r>
      </w:ins>
      <w:ins w:id="1465" w:author="Kristijan Vrabec (kvrabec)" w:date="2018-12-08T23:06:00Z">
        <w:r>
          <w:t>tehnologija za strojno učenje</w:t>
        </w:r>
      </w:ins>
      <w:ins w:id="1466" w:author="Kristijan Vrabec (kvrabec)" w:date="2018-12-08T23:09:00Z">
        <w:r w:rsidR="006A5559">
          <w:t xml:space="preserve"> </w:t>
        </w:r>
      </w:ins>
      <w:ins w:id="1467" w:author="Kristijan Vrabec (kvrabec)" w:date="2018-12-08T23:10:00Z">
        <w:r w:rsidR="006A5559">
          <w:t>u o</w:t>
        </w:r>
      </w:ins>
      <w:ins w:id="1468" w:author="Kristijan Vrabec (kvrabec)" w:date="2018-12-08T23:11:00Z">
        <w:r w:rsidR="006A5559">
          <w:t>b</w:t>
        </w:r>
      </w:ins>
      <w:ins w:id="1469" w:author="Kristijan Vrabec (kvrabec)" w:date="2018-12-08T23:10:00Z">
        <w:r w:rsidR="006A5559">
          <w:t>laku</w:t>
        </w:r>
      </w:ins>
      <w:bookmarkEnd w:id="1463"/>
    </w:p>
    <w:p w14:paraId="588B5FC3" w14:textId="44F5E920" w:rsidR="006C587D" w:rsidRPr="00D7367A" w:rsidRDefault="006A5559">
      <w:pPr>
        <w:rPr>
          <w:ins w:id="1470" w:author="Kristijan Vrabec (kvrabec)" w:date="2018-12-08T21:00:00Z"/>
          <w:rPrChange w:id="1471" w:author="Kristijan Vrabec (kvrabec)" w:date="2018-12-08T22:21:00Z">
            <w:rPr>
              <w:ins w:id="1472" w:author="Kristijan Vrabec (kvrabec)" w:date="2018-12-08T21:00:00Z"/>
              <w:rFonts w:eastAsiaTheme="majorEastAsia" w:cstheme="majorBidi"/>
              <w:b/>
              <w:sz w:val="32"/>
              <w:szCs w:val="32"/>
            </w:rPr>
          </w:rPrChange>
        </w:rPr>
        <w:pPrChange w:id="1473" w:author="Kristijan Vrabec (kvrabec)" w:date="2018-12-08T23:09:00Z">
          <w:pPr>
            <w:spacing w:after="160" w:line="259" w:lineRule="auto"/>
            <w:ind w:firstLine="0"/>
            <w:jc w:val="left"/>
          </w:pPr>
        </w:pPrChange>
      </w:pPr>
      <w:ins w:id="1474" w:author="Kristijan Vrabec (kvrabec)" w:date="2018-12-08T23:09:00Z">
        <w:r>
          <w:t xml:space="preserve">Ne postoji trenutno najbolji izbor tehnologije </w:t>
        </w:r>
      </w:ins>
      <w:ins w:id="1475" w:author="Kristijan Vrabec (kvrabec)" w:date="2018-12-08T23:10:00Z">
        <w:r>
          <w:t>za strojno učenje u oblaku</w:t>
        </w:r>
      </w:ins>
      <w:ins w:id="1476" w:author="Kristijan Vrabec (kvrabec)" w:date="2018-12-08T23:09:00Z">
        <w:r>
          <w:t xml:space="preserve"> za svaki problem</w:t>
        </w:r>
      </w:ins>
      <w:ins w:id="1477" w:author="Kristijan Vrabec (kvrabec)" w:date="2018-12-08T23:10:00Z">
        <w:r>
          <w:t>. Svaka od prije navedenih tehnologija ima svoje mane i prednosti, funkcionira bolje u određenim područjima</w:t>
        </w:r>
      </w:ins>
      <w:ins w:id="1478" w:author="Kristijan Vrabec (kvrabec)" w:date="2018-12-08T23:11:00Z">
        <w:r>
          <w:t xml:space="preserve">. </w:t>
        </w:r>
      </w:ins>
      <w:ins w:id="1479" w:author="Kristijan Vrabec (kvrabec)" w:date="2018-12-08T23:12:00Z">
        <w:r>
          <w:t>No treba napomenuti da je od spomenutih AWS najpoznatija</w:t>
        </w:r>
      </w:ins>
      <w:ins w:id="1480" w:author="Kristijan Vrabec (kvrabec)" w:date="2018-12-08T23:13:00Z">
        <w:r>
          <w:t xml:space="preserve"> </w:t>
        </w:r>
      </w:ins>
      <w:ins w:id="1481" w:author="Kristijan Vrabec (kvrabec)" w:date="2018-12-08T23:12:00Z">
        <w:r>
          <w:t>i najskuplja opcija, dok Azure ML Studio</w:t>
        </w:r>
      </w:ins>
      <w:ins w:id="1482" w:author="Kristijan Vrabec (kvrabec)" w:date="2018-12-08T23:13:00Z">
        <w:r>
          <w:t xml:space="preserve"> nudi ipak prihvatljivije ponude.</w:t>
        </w:r>
      </w:ins>
      <w:ins w:id="1483" w:author="Kristijan Vrabec (kvrabec)" w:date="2018-12-08T21:00:00Z">
        <w:r w:rsidR="006C587D">
          <w:br w:type="page"/>
        </w:r>
      </w:ins>
    </w:p>
    <w:p w14:paraId="748F1F46" w14:textId="666FC8C9" w:rsidR="0075546B" w:rsidRDefault="00DE2D71" w:rsidP="0075546B">
      <w:pPr>
        <w:pStyle w:val="Heading1"/>
        <w:rPr>
          <w:ins w:id="1484" w:author="Kristijan Vrabec (kvrabec)" w:date="2018-12-09T11:09:00Z"/>
        </w:rPr>
      </w:pPr>
      <w:bookmarkStart w:id="1485" w:name="_Toc532148327"/>
      <w:ins w:id="1486" w:author="Kristijan Vrabec (kvrabec)" w:date="2018-12-09T17:06:00Z">
        <w:r>
          <w:lastRenderedPageBreak/>
          <w:t>Prepoznavanje imenovanih entiteta</w:t>
        </w:r>
      </w:ins>
      <w:bookmarkEnd w:id="1485"/>
    </w:p>
    <w:p w14:paraId="4FF9419A" w14:textId="6EFF7A31" w:rsidR="001C1E90" w:rsidRDefault="00DE2D71" w:rsidP="0075546B">
      <w:pPr>
        <w:rPr>
          <w:ins w:id="1487" w:author="Kristijan Vrabec (kvrabec)" w:date="2018-12-09T11:53:00Z"/>
        </w:rPr>
      </w:pPr>
      <w:ins w:id="1488" w:author="Kristijan Vrabec (kvrabec)" w:date="2018-12-09T17:06:00Z">
        <w:r>
          <w:t>Prepoznavanje imenovanih entiteta (eng.</w:t>
        </w:r>
      </w:ins>
      <w:ins w:id="1489" w:author="Kristijan Vrabec (kvrabec)" w:date="2018-12-09T17:08:00Z">
        <w:r>
          <w:t xml:space="preserve"> </w:t>
        </w:r>
      </w:ins>
      <w:proofErr w:type="spellStart"/>
      <w:ins w:id="1490" w:author="Kristijan Vrabec (kvrabec)" w:date="2018-12-09T17:07:00Z">
        <w:r w:rsidRPr="00F532CE">
          <w:t>Named-entity</w:t>
        </w:r>
        <w:proofErr w:type="spellEnd"/>
        <w:r w:rsidRPr="00F532CE">
          <w:t xml:space="preserve"> </w:t>
        </w:r>
        <w:proofErr w:type="spellStart"/>
        <w:r w:rsidRPr="00F532CE">
          <w:t>recognition</w:t>
        </w:r>
        <w:proofErr w:type="spellEnd"/>
        <w:r>
          <w:t xml:space="preserve">) </w:t>
        </w:r>
      </w:ins>
      <w:ins w:id="1491" w:author="Kristijan Vrabec (kvrabec)" w:date="2018-12-09T11:40:00Z">
        <w:r w:rsidR="006704D1">
          <w:t xml:space="preserve">je </w:t>
        </w:r>
      </w:ins>
      <w:ins w:id="1492" w:author="Kristijan Vrabec (kvrabec)" w:date="2018-12-09T11:41:00Z">
        <w:r w:rsidR="006704D1">
          <w:t xml:space="preserve">tehnika korištena u </w:t>
        </w:r>
      </w:ins>
      <w:ins w:id="1493" w:author="Kristijan Vrabec (kvrabec)" w:date="2018-12-09T11:40:00Z">
        <w:r w:rsidR="006704D1">
          <w:t>izvlačenj</w:t>
        </w:r>
      </w:ins>
      <w:ins w:id="1494" w:author="Kristijan Vrabec (kvrabec)" w:date="2018-12-09T11:41:00Z">
        <w:r w:rsidR="006704D1">
          <w:t>u</w:t>
        </w:r>
      </w:ins>
      <w:ins w:id="1495" w:author="Kristijan Vrabec (kvrabec)" w:date="2018-12-09T11:40:00Z">
        <w:r w:rsidR="006704D1">
          <w:t xml:space="preserve"> informacija (eng. </w:t>
        </w:r>
        <w:proofErr w:type="spellStart"/>
        <w:r w:rsidR="006704D1">
          <w:t>I</w:t>
        </w:r>
        <w:r w:rsidR="006704D1" w:rsidRPr="006704D1">
          <w:t>nformation</w:t>
        </w:r>
        <w:proofErr w:type="spellEnd"/>
        <w:r w:rsidR="006704D1" w:rsidRPr="006704D1">
          <w:t xml:space="preserve"> </w:t>
        </w:r>
        <w:proofErr w:type="spellStart"/>
        <w:r w:rsidR="006704D1" w:rsidRPr="006704D1">
          <w:t>retrieval</w:t>
        </w:r>
      </w:ins>
      <w:proofErr w:type="spellEnd"/>
      <w:ins w:id="1496" w:author="Kristijan Vrabec (kvrabec)" w:date="2018-12-09T11:41:00Z">
        <w:r w:rsidR="006704D1">
          <w:t xml:space="preserve">, IR) kako bi se </w:t>
        </w:r>
      </w:ins>
      <w:ins w:id="1497" w:author="Kristijan Vrabec (kvrabec)" w:date="2018-12-09T11:42:00Z">
        <w:r w:rsidR="006704D1">
          <w:t xml:space="preserve">pronašli i imenovali entiteti u tekstu te klasificirali u predodređene klase. </w:t>
        </w:r>
      </w:ins>
      <w:ins w:id="1498" w:author="Kristijan Vrabec (kvrabec)" w:date="2018-12-09T11:47:00Z">
        <w:r w:rsidR="00801188">
          <w:t>Neki od entiteta koji se pronalaze u tekstu su osobe, lokacije, organizacije,</w:t>
        </w:r>
      </w:ins>
      <w:ins w:id="1499" w:author="Kristijan Vrabec (kvrabec)" w:date="2018-12-09T11:48:00Z">
        <w:r w:rsidR="00801188">
          <w:t xml:space="preserve"> datumi i vremena.</w:t>
        </w:r>
      </w:ins>
    </w:p>
    <w:p w14:paraId="4AC59307" w14:textId="491E0F2A" w:rsidR="001C1E90" w:rsidRDefault="001C1E90" w:rsidP="0075546B">
      <w:pPr>
        <w:rPr>
          <w:ins w:id="1500" w:author="Kristijan Vrabec (kvrabec)" w:date="2018-12-09T11:58:00Z"/>
        </w:rPr>
      </w:pPr>
      <w:ins w:id="1501" w:author="Kristijan Vrabec (kvrabec)" w:date="2018-12-09T11:53:00Z">
        <w:r>
          <w:t xml:space="preserve">NER se </w:t>
        </w:r>
      </w:ins>
      <w:ins w:id="1502" w:author="Kristijan Vrabec (kvrabec)" w:date="2018-12-09T11:54:00Z">
        <w:r>
          <w:t xml:space="preserve">razvija </w:t>
        </w:r>
      </w:ins>
      <w:ins w:id="1503" w:author="Kristijan Vrabec (kvrabec)" w:date="2018-12-09T11:55:00Z">
        <w:r>
          <w:t>ponajviše</w:t>
        </w:r>
      </w:ins>
      <w:ins w:id="1504" w:author="Kristijan Vrabec (kvrabec)" w:date="2018-12-09T11:54:00Z">
        <w:r>
          <w:t xml:space="preserve"> za engleski jezik</w:t>
        </w:r>
      </w:ins>
      <w:ins w:id="1505" w:author="Kristijan Vrabec (kvrabec)" w:date="2018-12-09T11:55:00Z">
        <w:r>
          <w:t xml:space="preserve"> jer je najkorišteniji svjetski jezik. Problematika kod drugih jezika su različite</w:t>
        </w:r>
      </w:ins>
      <w:ins w:id="1506" w:author="Kristijan Vrabec (kvrabec)" w:date="2018-12-09T11:56:00Z">
        <w:r>
          <w:t xml:space="preserve"> vrste riječi za tekst istog značenja, što je zahtijevalo dodatno procesuiranje. Tak</w:t>
        </w:r>
      </w:ins>
      <w:ins w:id="1507" w:author="Kristijan Vrabec (kvrabec)" w:date="2018-12-09T11:57:00Z">
        <w:r>
          <w:t>ođer, dijakritički znakovi predstavljaju problem pri p</w:t>
        </w:r>
        <w:r w:rsidR="00614DCA">
          <w:t xml:space="preserve">rocesuiranju i </w:t>
        </w:r>
      </w:ins>
      <w:ins w:id="1508" w:author="Kristijan Vrabec (kvrabec)" w:date="2018-12-09T11:58:00Z">
        <w:r w:rsidR="00614DCA">
          <w:t>zahtijevaju</w:t>
        </w:r>
      </w:ins>
      <w:ins w:id="1509" w:author="Kristijan Vrabec (kvrabec)" w:date="2018-12-09T11:57:00Z">
        <w:r w:rsidR="00614DCA">
          <w:t xml:space="preserve"> dodatne podatke kako bi proces bio precizniji.</w:t>
        </w:r>
      </w:ins>
    </w:p>
    <w:p w14:paraId="75FC5558" w14:textId="10C1AB47" w:rsidR="00AA511B" w:rsidRDefault="00D0099B" w:rsidP="00AA511B">
      <w:pPr>
        <w:rPr>
          <w:ins w:id="1510" w:author="Kristijan Vrabec (kvrabec)" w:date="2018-12-09T12:20:00Z"/>
        </w:rPr>
      </w:pPr>
      <w:ins w:id="1511" w:author="Kristijan Vrabec (kvrabec)" w:date="2018-12-09T12:09:00Z">
        <w:r>
          <w:t xml:space="preserve">NER se razvija na </w:t>
        </w:r>
        <w:proofErr w:type="spellStart"/>
        <w:r>
          <w:t>CoNLL</w:t>
        </w:r>
      </w:ins>
      <w:proofErr w:type="spellEnd"/>
      <w:ins w:id="1512" w:author="Kristijan Vrabec (kvrabec)" w:date="2018-12-09T12:16:00Z">
        <w:r w:rsidR="00586390">
          <w:t xml:space="preserve"> (eng. </w:t>
        </w:r>
        <w:proofErr w:type="spellStart"/>
        <w:r w:rsidR="00586390" w:rsidRPr="00586390">
          <w:t>Conference</w:t>
        </w:r>
        <w:proofErr w:type="spellEnd"/>
        <w:r w:rsidR="00586390" w:rsidRPr="00586390">
          <w:t xml:space="preserve"> on Natural </w:t>
        </w:r>
        <w:proofErr w:type="spellStart"/>
        <w:r w:rsidR="00586390" w:rsidRPr="00586390">
          <w:t>Language</w:t>
        </w:r>
        <w:proofErr w:type="spellEnd"/>
        <w:r w:rsidR="00586390" w:rsidRPr="00586390">
          <w:t xml:space="preserve"> </w:t>
        </w:r>
        <w:proofErr w:type="spellStart"/>
        <w:r w:rsidR="00586390" w:rsidRPr="00586390">
          <w:t>Learning</w:t>
        </w:r>
        <w:proofErr w:type="spellEnd"/>
        <w:r w:rsidR="00586390">
          <w:t>)</w:t>
        </w:r>
      </w:ins>
      <w:ins w:id="1513" w:author="Kristijan Vrabec (kvrabec)" w:date="2018-12-09T12:15:00Z">
        <w:r w:rsidR="00586390">
          <w:t xml:space="preserve"> godišnjoj</w:t>
        </w:r>
      </w:ins>
      <w:ins w:id="1514" w:author="Kristijan Vrabec (kvrabec)" w:date="2018-12-09T12:09:00Z">
        <w:r>
          <w:t xml:space="preserve"> konferenciji</w:t>
        </w:r>
      </w:ins>
      <w:ins w:id="1515" w:author="Kristijan Vrabec (kvrabec)" w:date="2018-12-09T12:13:00Z">
        <w:r>
          <w:t xml:space="preserve"> koju or</w:t>
        </w:r>
      </w:ins>
      <w:ins w:id="1516" w:author="Kristijan Vrabec (kvrabec)" w:date="2018-12-09T12:14:00Z">
        <w:r w:rsidR="00586390">
          <w:t xml:space="preserve">ganizira SIGNLL (eng. </w:t>
        </w:r>
        <w:proofErr w:type="spellStart"/>
        <w:r w:rsidR="00586390">
          <w:t>Special</w:t>
        </w:r>
        <w:proofErr w:type="spellEnd"/>
        <w:r w:rsidR="00586390">
          <w:t xml:space="preserve"> </w:t>
        </w:r>
        <w:proofErr w:type="spellStart"/>
        <w:r w:rsidR="00586390">
          <w:t>Interest</w:t>
        </w:r>
        <w:proofErr w:type="spellEnd"/>
        <w:r w:rsidR="00586390">
          <w:t xml:space="preserve"> Group on Natural </w:t>
        </w:r>
        <w:proofErr w:type="spellStart"/>
        <w:r w:rsidR="00586390">
          <w:t>Language</w:t>
        </w:r>
        <w:proofErr w:type="spellEnd"/>
        <w:r w:rsidR="00586390">
          <w:t xml:space="preserve"> </w:t>
        </w:r>
        <w:proofErr w:type="spellStart"/>
        <w:r w:rsidR="00586390">
          <w:t>Learning</w:t>
        </w:r>
        <w:proofErr w:type="spellEnd"/>
        <w:r w:rsidR="00586390">
          <w:t xml:space="preserve">), specijalizirana grupa ljudi koja </w:t>
        </w:r>
      </w:ins>
      <w:ins w:id="1517" w:author="Kristijan Vrabec (kvrabec)" w:date="2018-12-09T12:15:00Z">
        <w:r w:rsidR="00586390">
          <w:t>se bavi razvojem strojnog učenja prirodnog jezika</w:t>
        </w:r>
      </w:ins>
      <w:ins w:id="1518" w:author="Kristijan Vrabec (kvrabec)" w:date="2018-12-09T12:17:00Z">
        <w:r w:rsidR="00586390">
          <w:t xml:space="preserve"> te se</w:t>
        </w:r>
      </w:ins>
      <w:ins w:id="1519" w:author="Kristijan Vrabec (kvrabec)" w:date="2018-12-09T12:15:00Z">
        <w:r w:rsidR="00586390">
          <w:t xml:space="preserve"> </w:t>
        </w:r>
      </w:ins>
      <w:ins w:id="1520" w:author="Kristijan Vrabec (kvrabec)" w:date="2018-12-09T12:17:00Z">
        <w:r w:rsidR="00586390">
          <w:t>s</w:t>
        </w:r>
      </w:ins>
      <w:ins w:id="1521" w:author="Kristijan Vrabec (kvrabec)" w:date="2018-12-09T12:15:00Z">
        <w:r w:rsidR="00586390">
          <w:t xml:space="preserve">vake godine </w:t>
        </w:r>
      </w:ins>
      <w:ins w:id="1522" w:author="Kristijan Vrabec (kvrabec)" w:date="2018-12-09T12:16:00Z">
        <w:r w:rsidR="00586390">
          <w:t>izdaje</w:t>
        </w:r>
      </w:ins>
      <w:ins w:id="1523" w:author="Kristijan Vrabec (kvrabec)" w:date="2018-12-09T12:18:00Z">
        <w:r w:rsidR="000649D2">
          <w:t xml:space="preserve"> </w:t>
        </w:r>
      </w:ins>
      <w:ins w:id="1524" w:author="Kristijan Vrabec (kvrabec)" w:date="2018-12-09T12:16:00Z">
        <w:r w:rsidR="00586390">
          <w:t xml:space="preserve">novi standard </w:t>
        </w:r>
      </w:ins>
      <w:ins w:id="1525" w:author="Kristijan Vrabec (kvrabec)" w:date="2018-12-09T12:17:00Z">
        <w:r w:rsidR="00586390">
          <w:t>za strojno učenje prir</w:t>
        </w:r>
      </w:ins>
      <w:ins w:id="1526" w:author="Kristijan Vrabec (kvrabec)" w:date="2018-12-09T18:25:00Z">
        <w:r w:rsidR="00AA4DC0">
          <w:t>o</w:t>
        </w:r>
      </w:ins>
      <w:ins w:id="1527" w:author="Kristijan Vrabec (kvrabec)" w:date="2018-12-09T12:17:00Z">
        <w:r w:rsidR="00586390">
          <w:t xml:space="preserve">dnog jezika. </w:t>
        </w:r>
      </w:ins>
      <w:ins w:id="1528" w:author="Kristijan Vrabec (kvrabec)" w:date="2018-12-09T12:18:00Z">
        <w:r w:rsidR="00AA511B">
          <w:t>Mno</w:t>
        </w:r>
      </w:ins>
      <w:ins w:id="1529" w:author="Kristijan Vrabec (kvrabec)" w:date="2018-12-09T12:19:00Z">
        <w:r w:rsidR="00AA511B">
          <w:t>gi za NER koriste CoNLL2003 standard, na kojem je postignuta 90% točnost prepoznavanja entiteta.</w:t>
        </w:r>
      </w:ins>
      <w:ins w:id="1530" w:author="Kristijan Vrabec (kvrabec)" w:date="2018-12-09T12:23:00Z">
        <w:r w:rsidR="00B61F82">
          <w:t xml:space="preserve"> </w:t>
        </w:r>
      </w:ins>
      <w:proofErr w:type="spellStart"/>
      <w:ins w:id="1531" w:author="Kristijan Vrabec (kvrabec)" w:date="2018-12-09T12:19:00Z">
        <w:r w:rsidR="00AA511B">
          <w:t>CoNLL</w:t>
        </w:r>
        <w:proofErr w:type="spellEnd"/>
        <w:r w:rsidR="00AA511B">
          <w:t xml:space="preserve"> podatkovn</w:t>
        </w:r>
      </w:ins>
      <w:ins w:id="1532" w:author="Kristijan Vrabec (kvrabec)" w:date="2018-12-09T12:23:00Z">
        <w:r w:rsidR="00B61F82">
          <w:t>i</w:t>
        </w:r>
      </w:ins>
      <w:ins w:id="1533" w:author="Kristijan Vrabec (kvrabec)" w:date="2018-12-09T12:19:00Z">
        <w:r w:rsidR="00AA511B">
          <w:t xml:space="preserve"> set</w:t>
        </w:r>
      </w:ins>
      <w:ins w:id="1534" w:author="Kristijan Vrabec (kvrabec)" w:date="2018-12-09T12:23:00Z">
        <w:r w:rsidR="00B61F82">
          <w:t xml:space="preserve"> je tekst razdvojen na re</w:t>
        </w:r>
      </w:ins>
      <w:ins w:id="1535" w:author="Kristijan Vrabec (kvrabec)" w:date="2018-12-09T12:24:00Z">
        <w:r w:rsidR="00B61F82">
          <w:t xml:space="preserve">čenice, koje su </w:t>
        </w:r>
        <w:proofErr w:type="spellStart"/>
        <w:r w:rsidR="00B61F82">
          <w:t>razdovjene</w:t>
        </w:r>
        <w:proofErr w:type="spellEnd"/>
        <w:r w:rsidR="00B61F82">
          <w:t xml:space="preserve"> na riječi. Svaka riječ predstavlja jedan redak u podatkovnom setu, te je </w:t>
        </w:r>
        <w:r w:rsidR="00A472E0">
          <w:t>u slje</w:t>
        </w:r>
      </w:ins>
      <w:ins w:id="1536" w:author="Kristijan Vrabec (kvrabec)" w:date="2018-12-09T12:25:00Z">
        <w:r w:rsidR="00A472E0">
          <w:t>dećem formatu</w:t>
        </w:r>
      </w:ins>
      <w:ins w:id="1537" w:author="Kristijan Vrabec (kvrabec)" w:date="2018-12-09T12:20:00Z">
        <w:r w:rsidR="00AA511B">
          <w:t>:</w:t>
        </w:r>
      </w:ins>
    </w:p>
    <w:p w14:paraId="0DA18FB9" w14:textId="5D815F0F" w:rsidR="00AA511B" w:rsidRPr="00B61F82" w:rsidRDefault="00B61F82">
      <w:pPr>
        <w:ind w:firstLine="0"/>
        <w:rPr>
          <w:ins w:id="1538" w:author="Kristijan Vrabec (kvrabec)" w:date="2018-12-09T11:56:00Z"/>
          <w:rFonts w:ascii="Courier New" w:hAnsi="Courier New" w:cs="Courier New"/>
          <w:sz w:val="36"/>
          <w:rPrChange w:id="1539" w:author="Kristijan Vrabec (kvrabec)" w:date="2018-12-09T12:22:00Z">
            <w:rPr>
              <w:ins w:id="1540" w:author="Kristijan Vrabec (kvrabec)" w:date="2018-12-09T11:56:00Z"/>
            </w:rPr>
          </w:rPrChange>
        </w:rPr>
        <w:pPrChange w:id="1541" w:author="Kristijan Vrabec (kvrabec)" w:date="2018-12-09T12:22:00Z">
          <w:pPr/>
        </w:pPrChange>
      </w:pPr>
      <w:ins w:id="1542" w:author="Kristijan Vrabec (kvrabec)" w:date="2018-12-09T12:22:00Z">
        <w:r>
          <w:rPr>
            <w:rFonts w:ascii="Courier New" w:hAnsi="Courier New" w:cs="Courier New"/>
            <w:color w:val="24292E"/>
            <w:szCs w:val="18"/>
            <w:shd w:val="clear" w:color="auto" w:fill="FFFFFF"/>
          </w:rPr>
          <w:t>RIJEČ</w:t>
        </w:r>
        <w:r w:rsidRPr="00B61F82">
          <w:rPr>
            <w:rFonts w:ascii="Courier New" w:hAnsi="Courier New" w:cs="Courier New"/>
            <w:color w:val="24292E"/>
            <w:szCs w:val="18"/>
            <w:shd w:val="clear" w:color="auto" w:fill="FFFFFF"/>
            <w:rPrChange w:id="1543" w:author="Kristijan Vrabec (kvrabec)" w:date="2018-12-09T12:22:00Z">
              <w:rPr>
                <w:rFonts w:ascii="Consolas" w:hAnsi="Consolas"/>
                <w:color w:val="24292E"/>
                <w:sz w:val="18"/>
                <w:szCs w:val="18"/>
                <w:shd w:val="clear" w:color="auto" w:fill="FFFFFF"/>
              </w:rPr>
            </w:rPrChange>
          </w:rPr>
          <w:t xml:space="preserve"> </w:t>
        </w:r>
        <w:r>
          <w:rPr>
            <w:rFonts w:ascii="Courier New" w:hAnsi="Courier New" w:cs="Courier New"/>
            <w:color w:val="24292E"/>
            <w:szCs w:val="18"/>
            <w:shd w:val="clear" w:color="auto" w:fill="FFFFFF"/>
          </w:rPr>
          <w:t>POS</w:t>
        </w:r>
        <w:r w:rsidRPr="00B61F82">
          <w:rPr>
            <w:rFonts w:ascii="Courier New" w:hAnsi="Courier New" w:cs="Courier New"/>
            <w:color w:val="24292E"/>
            <w:szCs w:val="18"/>
            <w:shd w:val="clear" w:color="auto" w:fill="FFFFFF"/>
            <w:rPrChange w:id="1544" w:author="Kristijan Vrabec (kvrabec)" w:date="2018-12-09T12:22:00Z">
              <w:rPr>
                <w:rFonts w:ascii="Consolas" w:hAnsi="Consolas"/>
                <w:color w:val="24292E"/>
                <w:sz w:val="18"/>
                <w:szCs w:val="18"/>
                <w:shd w:val="clear" w:color="auto" w:fill="FFFFFF"/>
              </w:rPr>
            </w:rPrChange>
          </w:rPr>
          <w:t xml:space="preserve"> </w:t>
        </w:r>
        <w:r>
          <w:rPr>
            <w:rFonts w:ascii="Courier New" w:hAnsi="Courier New" w:cs="Courier New"/>
            <w:color w:val="24292E"/>
            <w:szCs w:val="18"/>
            <w:shd w:val="clear" w:color="auto" w:fill="FFFFFF"/>
          </w:rPr>
          <w:t>CHUNK</w:t>
        </w:r>
        <w:r w:rsidRPr="00B61F82">
          <w:rPr>
            <w:rFonts w:ascii="Courier New" w:hAnsi="Courier New" w:cs="Courier New"/>
            <w:color w:val="24292E"/>
            <w:szCs w:val="18"/>
            <w:shd w:val="clear" w:color="auto" w:fill="FFFFFF"/>
            <w:rPrChange w:id="1545" w:author="Kristijan Vrabec (kvrabec)" w:date="2018-12-09T12:22:00Z">
              <w:rPr>
                <w:rFonts w:ascii="Consolas" w:hAnsi="Consolas"/>
                <w:color w:val="24292E"/>
                <w:sz w:val="18"/>
                <w:szCs w:val="18"/>
                <w:shd w:val="clear" w:color="auto" w:fill="FFFFFF"/>
              </w:rPr>
            </w:rPrChange>
          </w:rPr>
          <w:t xml:space="preserve"> </w:t>
        </w:r>
        <w:r>
          <w:rPr>
            <w:rFonts w:ascii="Courier New" w:hAnsi="Courier New" w:cs="Courier New"/>
            <w:color w:val="24292E"/>
            <w:szCs w:val="18"/>
            <w:shd w:val="clear" w:color="auto" w:fill="FFFFFF"/>
          </w:rPr>
          <w:t>NER</w:t>
        </w:r>
      </w:ins>
    </w:p>
    <w:p w14:paraId="24C03119" w14:textId="0450F2EE" w:rsidR="00DC728E" w:rsidRDefault="00A472E0" w:rsidP="001813D0">
      <w:pPr>
        <w:rPr>
          <w:ins w:id="1546" w:author="Kristijan Vrabec (kvrabec)" w:date="2018-12-09T12:41:00Z"/>
        </w:rPr>
      </w:pPr>
      <w:ins w:id="1547" w:author="Kristijan Vrabec (kvrabec)" w:date="2018-12-09T12:26:00Z">
        <w:r>
          <w:t xml:space="preserve">gdje je </w:t>
        </w:r>
      </w:ins>
      <w:ins w:id="1548" w:author="Kristijan Vrabec (kvrabec)" w:date="2018-12-09T12:25:00Z">
        <w:r>
          <w:t>„</w:t>
        </w:r>
        <w:r>
          <w:rPr>
            <w:rFonts w:ascii="Courier New" w:hAnsi="Courier New" w:cs="Courier New"/>
            <w:color w:val="24292E"/>
            <w:szCs w:val="18"/>
            <w:shd w:val="clear" w:color="auto" w:fill="FFFFFF"/>
          </w:rPr>
          <w:t>RIJEČ</w:t>
        </w:r>
        <w:r>
          <w:t>“ jedna riječ u tekstu, odvojena razma</w:t>
        </w:r>
      </w:ins>
      <w:ins w:id="1549" w:author="Kristijan Vrabec (kvrabec)" w:date="2018-12-09T12:26:00Z">
        <w:r>
          <w:t>kom</w:t>
        </w:r>
      </w:ins>
      <w:ins w:id="1550" w:author="Kristijan Vrabec (kvrabec)" w:date="2018-12-09T12:25:00Z">
        <w:r>
          <w:t xml:space="preserve"> ili zarezom</w:t>
        </w:r>
      </w:ins>
      <w:ins w:id="1551" w:author="Kristijan Vrabec (kvrabec)" w:date="2018-12-09T12:26:00Z">
        <w:r>
          <w:t>,</w:t>
        </w:r>
      </w:ins>
      <w:ins w:id="1552" w:author="Kristijan Vrabec (kvrabec)" w:date="2018-12-09T12:25:00Z">
        <w:r>
          <w:t xml:space="preserve"> „</w:t>
        </w:r>
      </w:ins>
      <w:ins w:id="1553" w:author="Kristijan Vrabec (kvrabec)" w:date="2018-12-09T12:26:00Z">
        <w:r>
          <w:rPr>
            <w:rFonts w:ascii="Courier New" w:hAnsi="Courier New" w:cs="Courier New"/>
            <w:color w:val="24292E"/>
            <w:szCs w:val="18"/>
            <w:shd w:val="clear" w:color="auto" w:fill="FFFFFF"/>
          </w:rPr>
          <w:t>POS</w:t>
        </w:r>
      </w:ins>
      <w:ins w:id="1554" w:author="Kristijan Vrabec (kvrabec)" w:date="2018-12-09T12:25:00Z">
        <w:r>
          <w:t>“ je</w:t>
        </w:r>
      </w:ins>
      <w:ins w:id="1555" w:author="Kristijan Vrabec (kvrabec)" w:date="2018-12-09T12:26:00Z">
        <w:r>
          <w:t xml:space="preserve"> oznaka vrste riječi u rečenici</w:t>
        </w:r>
      </w:ins>
      <w:ins w:id="1556" w:author="Kristijan Vrabec (kvrabec)" w:date="2018-12-09T12:27:00Z">
        <w:r>
          <w:t xml:space="preserve"> (imenica, glagol, pridjev, …)</w:t>
        </w:r>
      </w:ins>
      <w:ins w:id="1557" w:author="Kristijan Vrabec (kvrabec)" w:date="2018-12-09T12:26:00Z">
        <w:r>
          <w:t xml:space="preserve">, </w:t>
        </w:r>
      </w:ins>
      <w:ins w:id="1558" w:author="Kristijan Vrabec (kvrabec)" w:date="2018-12-09T12:27:00Z">
        <w:r>
          <w:t>„</w:t>
        </w:r>
        <w:r>
          <w:rPr>
            <w:rFonts w:ascii="Courier New" w:hAnsi="Courier New" w:cs="Courier New"/>
            <w:color w:val="24292E"/>
            <w:szCs w:val="18"/>
            <w:shd w:val="clear" w:color="auto" w:fill="FFFFFF"/>
          </w:rPr>
          <w:t>CHUNK</w:t>
        </w:r>
        <w:r>
          <w:t>“ je oznaka službe riječi u rečenici</w:t>
        </w:r>
      </w:ins>
      <w:ins w:id="1559" w:author="Kristijan Vrabec (kvrabec)" w:date="2018-12-09T12:28:00Z">
        <w:r>
          <w:t xml:space="preserve"> (subjekt, predikat, …) </w:t>
        </w:r>
      </w:ins>
      <w:ins w:id="1560" w:author="Kristijan Vrabec (kvrabec)" w:date="2018-12-09T12:29:00Z">
        <w:r w:rsidR="001813D0">
          <w:t>a „</w:t>
        </w:r>
        <w:r w:rsidR="001813D0">
          <w:rPr>
            <w:rFonts w:ascii="Courier New" w:hAnsi="Courier New" w:cs="Courier New"/>
            <w:color w:val="24292E"/>
            <w:szCs w:val="18"/>
            <w:shd w:val="clear" w:color="auto" w:fill="FFFFFF"/>
          </w:rPr>
          <w:t>NER</w:t>
        </w:r>
        <w:r w:rsidR="001813D0">
          <w:t xml:space="preserve">“ predstavlja imenovani entitet (NER) u rečenici. </w:t>
        </w:r>
      </w:ins>
      <w:ins w:id="1561" w:author="Kristijan Vrabec (kvrabec)" w:date="2018-12-09T12:30:00Z">
        <w:r w:rsidR="001813D0">
          <w:t>„</w:t>
        </w:r>
        <w:r w:rsidR="001813D0">
          <w:rPr>
            <w:rFonts w:ascii="Courier New" w:hAnsi="Courier New" w:cs="Courier New"/>
            <w:color w:val="24292E"/>
            <w:szCs w:val="18"/>
            <w:shd w:val="clear" w:color="auto" w:fill="FFFFFF"/>
          </w:rPr>
          <w:t>CHUNK</w:t>
        </w:r>
        <w:r w:rsidR="001813D0">
          <w:t>“ i „</w:t>
        </w:r>
        <w:r w:rsidR="001813D0">
          <w:rPr>
            <w:rFonts w:ascii="Courier New" w:hAnsi="Courier New" w:cs="Courier New"/>
            <w:color w:val="24292E"/>
            <w:szCs w:val="18"/>
            <w:shd w:val="clear" w:color="auto" w:fill="FFFFFF"/>
          </w:rPr>
          <w:t>NER</w:t>
        </w:r>
        <w:r w:rsidR="001813D0">
          <w:t>“ oznake mogu sadržavati</w:t>
        </w:r>
      </w:ins>
      <w:ins w:id="1562" w:author="Kristijan Vrabec (kvrabec)" w:date="2018-12-09T12:31:00Z">
        <w:r w:rsidR="001813D0">
          <w:t xml:space="preserve"> IOB (eng. </w:t>
        </w:r>
        <w:proofErr w:type="spellStart"/>
        <w:r w:rsidR="001813D0" w:rsidRPr="001813D0">
          <w:t>Inside</w:t>
        </w:r>
        <w:proofErr w:type="spellEnd"/>
        <w:r w:rsidR="001813D0" w:rsidRPr="001813D0">
          <w:t>–</w:t>
        </w:r>
        <w:proofErr w:type="spellStart"/>
        <w:r w:rsidR="001813D0" w:rsidRPr="001813D0">
          <w:t>outside</w:t>
        </w:r>
        <w:proofErr w:type="spellEnd"/>
        <w:r w:rsidR="001813D0" w:rsidRPr="001813D0">
          <w:t>–</w:t>
        </w:r>
        <w:proofErr w:type="spellStart"/>
        <w:r w:rsidR="001813D0" w:rsidRPr="001813D0">
          <w:t>beginning</w:t>
        </w:r>
        <w:proofErr w:type="spellEnd"/>
        <w:r w:rsidR="001813D0">
          <w:t>) oznake zajedno sa svojima kako bi se povezali entiteti koji se protežu kroz više riječ</w:t>
        </w:r>
      </w:ins>
      <w:ins w:id="1563" w:author="Kristijan Vrabec (kvrabec)" w:date="2018-12-09T12:32:00Z">
        <w:r w:rsidR="001813D0">
          <w:t xml:space="preserve">i, poput imena i prezimena. </w:t>
        </w:r>
      </w:ins>
      <w:ins w:id="1564" w:author="Kristijan Vrabec (kvrabec)" w:date="2018-12-09T12:33:00Z">
        <w:r w:rsidR="001813D0">
          <w:t>„</w:t>
        </w:r>
        <w:r w:rsidR="001813D0">
          <w:rPr>
            <w:rFonts w:ascii="Courier New" w:hAnsi="Courier New" w:cs="Courier New"/>
          </w:rPr>
          <w:t>B</w:t>
        </w:r>
        <w:r w:rsidR="001813D0">
          <w:t xml:space="preserve">“ oznaka </w:t>
        </w:r>
      </w:ins>
      <w:ins w:id="1565" w:author="Kristijan Vrabec (kvrabec)" w:date="2018-12-09T12:35:00Z">
        <w:r w:rsidR="001813D0">
          <w:t>označava da je riječ</w:t>
        </w:r>
      </w:ins>
      <w:ins w:id="1566" w:author="Kristijan Vrabec (kvrabec)" w:date="2018-12-09T12:33:00Z">
        <w:r w:rsidR="001813D0">
          <w:t xml:space="preserve"> po</w:t>
        </w:r>
      </w:ins>
      <w:ins w:id="1567" w:author="Kristijan Vrabec (kvrabec)" w:date="2018-12-09T12:34:00Z">
        <w:r w:rsidR="001813D0">
          <w:t>četak entiteta,</w:t>
        </w:r>
      </w:ins>
      <w:ins w:id="1568" w:author="Kristijan Vrabec (kvrabec)" w:date="2018-12-09T12:33:00Z">
        <w:r w:rsidR="001813D0">
          <w:t xml:space="preserve"> „</w:t>
        </w:r>
        <w:r w:rsidR="001813D0" w:rsidRPr="001813D0">
          <w:rPr>
            <w:rFonts w:ascii="Courier New" w:hAnsi="Courier New" w:cs="Courier New"/>
            <w:rPrChange w:id="1569" w:author="Kristijan Vrabec (kvrabec)" w:date="2018-12-09T12:33:00Z">
              <w:rPr/>
            </w:rPrChange>
          </w:rPr>
          <w:t>I</w:t>
        </w:r>
        <w:r w:rsidR="001813D0">
          <w:t xml:space="preserve">“ oznaka predstavlja </w:t>
        </w:r>
      </w:ins>
      <w:ins w:id="1570" w:author="Kristijan Vrabec (kvrabec)" w:date="2018-12-09T12:35:00Z">
        <w:r w:rsidR="001813D0">
          <w:t xml:space="preserve">da je riječ unutar entiteta, tj. da nije početna riječ entiteta, </w:t>
        </w:r>
      </w:ins>
      <w:ins w:id="1571" w:author="Kristijan Vrabec (kvrabec)" w:date="2018-12-09T12:36:00Z">
        <w:r w:rsidR="001813D0">
          <w:t>dok „</w:t>
        </w:r>
        <w:r w:rsidR="001813D0">
          <w:rPr>
            <w:rFonts w:ascii="Courier New" w:hAnsi="Courier New" w:cs="Courier New"/>
          </w:rPr>
          <w:t>O</w:t>
        </w:r>
        <w:r w:rsidR="001813D0">
          <w:t>“ oznaka predstavlja da riječ nije dio entiteta.</w:t>
        </w:r>
      </w:ins>
    </w:p>
    <w:p w14:paraId="57E48AD8" w14:textId="79BC8B33" w:rsidR="0075546B" w:rsidRDefault="00DC728E">
      <w:pPr>
        <w:rPr>
          <w:ins w:id="1572" w:author="Kristijan Vrabec (kvrabec)" w:date="2018-12-09T11:09:00Z"/>
        </w:rPr>
        <w:pPrChange w:id="1573" w:author="Kristijan Vrabec (kvrabec)" w:date="2018-12-09T12:33:00Z">
          <w:pPr>
            <w:spacing w:after="160" w:line="259" w:lineRule="auto"/>
            <w:ind w:firstLine="0"/>
            <w:jc w:val="left"/>
          </w:pPr>
        </w:pPrChange>
      </w:pPr>
      <w:ins w:id="1574" w:author="Kristijan Vrabec (kvrabec)" w:date="2018-12-09T12:41:00Z">
        <w:r>
          <w:t>Problematika u NER označavaju</w:t>
        </w:r>
      </w:ins>
      <w:ins w:id="1575" w:author="Kristijan Vrabec (kvrabec)" w:date="2018-12-09T12:44:00Z">
        <w:r>
          <w:t xml:space="preserve"> je u</w:t>
        </w:r>
      </w:ins>
      <w:ins w:id="1576" w:author="Kristijan Vrabec (kvrabec)" w:date="2018-12-09T12:42:00Z">
        <w:r>
          <w:t xml:space="preserve"> dvosmislenosti pojmova. U rečenici „Barcelona je osvojila UEFA Ligu prvaka</w:t>
        </w:r>
      </w:ins>
      <w:ins w:id="1577" w:author="Kristijan Vrabec (kvrabec)" w:date="2018-12-09T12:43:00Z">
        <w:r>
          <w:t>.</w:t>
        </w:r>
      </w:ins>
      <w:ins w:id="1578" w:author="Kristijan Vrabec (kvrabec)" w:date="2018-12-09T12:42:00Z">
        <w:r>
          <w:t xml:space="preserve">“, riječ „Barcelona“ je </w:t>
        </w:r>
      </w:ins>
      <w:ins w:id="1579" w:author="Kristijan Vrabec (kvrabec)" w:date="2018-12-09T12:43:00Z">
        <w:r>
          <w:t>entitet</w:t>
        </w:r>
      </w:ins>
      <w:ins w:id="1580" w:author="Kristijan Vrabec (kvrabec)" w:date="2018-12-09T12:44:00Z">
        <w:r>
          <w:t xml:space="preserve"> organizacije</w:t>
        </w:r>
      </w:ins>
      <w:ins w:id="1581" w:author="Kristijan Vrabec (kvrabec)" w:date="2018-12-09T12:43:00Z">
        <w:r>
          <w:t>, dok u rečenici „Barcelona je od</w:t>
        </w:r>
      </w:ins>
      <w:ins w:id="1582" w:author="Kristijan Vrabec (kvrabec)" w:date="2018-12-09T12:45:00Z">
        <w:r>
          <w:t>abr</w:t>
        </w:r>
      </w:ins>
      <w:ins w:id="1583" w:author="Kristijan Vrabec (kvrabec)" w:date="2018-12-09T12:43:00Z">
        <w:r>
          <w:t>ana za grad domaćin Olimpijskih igara.“</w:t>
        </w:r>
      </w:ins>
      <w:ins w:id="1584" w:author="Kristijan Vrabec (kvrabec)" w:date="2018-12-09T12:44:00Z">
        <w:r>
          <w:t xml:space="preserve"> Riječ „Barcelona“ predstavlja lokaciju.</w:t>
        </w:r>
      </w:ins>
      <w:ins w:id="1585" w:author="Kristijan Vrabec (kvrabec)" w:date="2018-12-09T11:09:00Z">
        <w:r w:rsidR="0075546B">
          <w:br w:type="page"/>
        </w:r>
      </w:ins>
    </w:p>
    <w:p w14:paraId="710281CC" w14:textId="6A3811BE" w:rsidR="00F02F4A" w:rsidRDefault="00FC5081">
      <w:pPr>
        <w:pStyle w:val="Heading1"/>
        <w:pPrChange w:id="1586" w:author="Kristijan Vrabec (kvrabec)" w:date="2018-12-08T19:49:00Z">
          <w:pPr>
            <w:pStyle w:val="Heading3"/>
          </w:pPr>
        </w:pPrChange>
      </w:pPr>
      <w:bookmarkStart w:id="1587" w:name="_Toc532148328"/>
      <w:r>
        <w:lastRenderedPageBreak/>
        <w:t>Python</w:t>
      </w:r>
      <w:bookmarkEnd w:id="1587"/>
    </w:p>
    <w:p w14:paraId="5F4E3BF8" w14:textId="5B48A87D" w:rsidR="00742CD9" w:rsidRDefault="003944AD" w:rsidP="00742CD9">
      <w:pPr>
        <w:rPr>
          <w:ins w:id="1588" w:author="Kristijan Vrabec (kvrabec)" w:date="2018-12-08T18:42:00Z"/>
        </w:rPr>
      </w:pPr>
      <w:r>
        <w:t xml:space="preserve">Python je </w:t>
      </w:r>
      <w:del w:id="1589" w:author="Kristijan Vrabec (kvrabec)" w:date="2018-12-08T17:46:00Z">
        <w:r w:rsidDel="006352BD">
          <w:delText xml:space="preserve">daleko </w:delText>
        </w:r>
      </w:del>
      <w:r>
        <w:t>najpopularniji programski jezik za strojno učenje</w:t>
      </w:r>
      <w:ins w:id="1590" w:author="Kristijan Vrabec (kvrabec)" w:date="2018-12-08T17:54:00Z">
        <w:r w:rsidR="00E22E1B">
          <w:t xml:space="preserve"> kreiran od strane </w:t>
        </w:r>
        <w:proofErr w:type="spellStart"/>
        <w:r w:rsidR="00E22E1B" w:rsidRPr="00E22E1B">
          <w:t>Guido</w:t>
        </w:r>
        <w:proofErr w:type="spellEnd"/>
        <w:r w:rsidR="00E22E1B">
          <w:t>-a</w:t>
        </w:r>
        <w:r w:rsidR="00E22E1B" w:rsidRPr="00E22E1B">
          <w:t xml:space="preserve"> van </w:t>
        </w:r>
        <w:proofErr w:type="spellStart"/>
        <w:r w:rsidR="00E22E1B" w:rsidRPr="00E22E1B">
          <w:t>Rossum</w:t>
        </w:r>
        <w:proofErr w:type="spellEnd"/>
        <w:r w:rsidR="00E22E1B">
          <w:t>-a 1991. godine.</w:t>
        </w:r>
      </w:ins>
      <w:ins w:id="1591" w:author="Kristijan Vrabec (kvrabec)" w:date="2018-12-08T18:05:00Z">
        <w:r w:rsidR="00B44767">
          <w:t xml:space="preserve"> </w:t>
        </w:r>
      </w:ins>
      <w:ins w:id="1592" w:author="Kristijan Vrabec (kvrabec)" w:date="2018-12-08T18:39:00Z">
        <w:r w:rsidR="00EC38D6">
          <w:t>Python je spoj</w:t>
        </w:r>
        <w:r w:rsidR="005140A5">
          <w:t xml:space="preserve"> </w:t>
        </w:r>
        <w:proofErr w:type="spellStart"/>
        <w:r w:rsidR="005140A5">
          <w:t>skriptnih</w:t>
        </w:r>
        <w:proofErr w:type="spellEnd"/>
        <w:r w:rsidR="005140A5">
          <w:t xml:space="preserve"> i sistemskih programskih</w:t>
        </w:r>
      </w:ins>
      <w:ins w:id="1593" w:author="Kristijan Vrabec (kvrabec)" w:date="2018-12-08T18:40:00Z">
        <w:r w:rsidR="005140A5">
          <w:t xml:space="preserve"> jezika te je sintaksa vrlo </w:t>
        </w:r>
      </w:ins>
      <w:ins w:id="1594" w:author="Kristijan Vrabec (kvrabec)" w:date="2018-12-09T18:28:00Z">
        <w:r w:rsidR="008178A2">
          <w:t>intuitivna</w:t>
        </w:r>
      </w:ins>
      <w:ins w:id="1595" w:author="Kristijan Vrabec (kvrabec)" w:date="2018-12-08T18:40:00Z">
        <w:r w:rsidR="005140A5">
          <w:t>, čime se programeru omogućuje fokus na problem</w:t>
        </w:r>
      </w:ins>
      <w:ins w:id="1596" w:author="Kristijan Vrabec (kvrabec)" w:date="2018-12-08T18:41:00Z">
        <w:r w:rsidR="005140A5">
          <w:t xml:space="preserve"> umjesto na sintaksu. To ga također čini sporij</w:t>
        </w:r>
      </w:ins>
      <w:ins w:id="1597" w:author="Kristijan Vrabec (kvrabec)" w:date="2018-12-09T18:28:00Z">
        <w:r w:rsidR="008178A2">
          <w:t>i</w:t>
        </w:r>
      </w:ins>
      <w:ins w:id="1598" w:author="Kristijan Vrabec (kvrabec)" w:date="2018-12-08T18:41:00Z">
        <w:r w:rsidR="005140A5">
          <w:t>m u izvođenj</w:t>
        </w:r>
      </w:ins>
      <w:ins w:id="1599" w:author="Kristijan Vrabec (kvrabec)" w:date="2018-12-09T18:28:00Z">
        <w:r w:rsidR="008178A2">
          <w:t>u</w:t>
        </w:r>
      </w:ins>
      <w:ins w:id="1600" w:author="Kristijan Vrabec (kvrabec)" w:date="2018-12-08T18:41:00Z">
        <w:r w:rsidR="005140A5">
          <w:t>, no u današnje vrijeme, s obzirom na proc</w:t>
        </w:r>
      </w:ins>
      <w:ins w:id="1601" w:author="Kristijan Vrabec (kvrabec)" w:date="2018-12-08T18:42:00Z">
        <w:r w:rsidR="005140A5">
          <w:t xml:space="preserve">esnu snagu računala, to nije problem. </w:t>
        </w:r>
      </w:ins>
      <w:del w:id="1602" w:author="Kristijan Vrabec (kvrabec)" w:date="2018-12-08T17:54:00Z">
        <w:r w:rsidDel="00E22E1B">
          <w:delText xml:space="preserve">. </w:delText>
        </w:r>
      </w:del>
    </w:p>
    <w:p w14:paraId="57805346" w14:textId="17D7FB02" w:rsidR="005140A5" w:rsidRDefault="005140A5" w:rsidP="00742CD9">
      <w:pPr>
        <w:rPr>
          <w:ins w:id="1603" w:author="Kristijan Vrabec (kvrabec)" w:date="2018-12-08T18:47:00Z"/>
        </w:rPr>
      </w:pPr>
      <w:ins w:id="1604" w:author="Kristijan Vrabec (kvrabec)" w:date="2018-12-08T18:42:00Z">
        <w:r>
          <w:t xml:space="preserve">Za razliku od mnogih programskih jezika koji svoje </w:t>
        </w:r>
      </w:ins>
      <w:ins w:id="1605" w:author="Kristijan Vrabec (kvrabec)" w:date="2018-12-08T18:43:00Z">
        <w:r>
          <w:t>linije</w:t>
        </w:r>
      </w:ins>
      <w:ins w:id="1606" w:author="Kristijan Vrabec (kvrabec)" w:date="2018-12-08T18:44:00Z">
        <w:r>
          <w:t xml:space="preserve"> programskog koda</w:t>
        </w:r>
      </w:ins>
      <w:ins w:id="1607" w:author="Kristijan Vrabec (kvrabec)" w:date="2018-12-08T18:43:00Z">
        <w:r>
          <w:t xml:space="preserve"> odvajaju nekim jedinstvenim znakom, tipa „;“, u Python-u je jedan redak jedna linija koda. </w:t>
        </w:r>
      </w:ins>
      <w:ins w:id="1608" w:author="Kristijan Vrabec (kvrabec)" w:date="2018-12-08T18:44:00Z">
        <w:r>
          <w:t>Moguće je pisati kod kroz više linija, ali se taj kod mora okružiti zagradama „()“</w:t>
        </w:r>
      </w:ins>
      <w:ins w:id="1609" w:author="Kristijan Vrabec (kvrabec)" w:date="2018-12-08T18:45:00Z">
        <w:r>
          <w:t xml:space="preserve">. Također, blokovi naredbi se odvajaju uvlačenjem linije koda </w:t>
        </w:r>
      </w:ins>
      <w:ins w:id="1610" w:author="Kristijan Vrabec (kvrabec)" w:date="2018-12-08T18:46:00Z">
        <w:r>
          <w:t xml:space="preserve">(određeni broj razmaka ili jedan </w:t>
        </w:r>
        <w:proofErr w:type="spellStart"/>
        <w:r>
          <w:t>tab</w:t>
        </w:r>
        <w:proofErr w:type="spellEnd"/>
        <w:r>
          <w:t xml:space="preserve">) umjesto standardnih </w:t>
        </w:r>
      </w:ins>
      <w:ins w:id="1611" w:author="Kristijan Vrabec (kvrabec)" w:date="2018-12-08T18:47:00Z">
        <w:r>
          <w:t>zagrada „{}“</w:t>
        </w:r>
      </w:ins>
      <w:ins w:id="1612" w:author="Kristijan Vrabec (kvrabec)" w:date="2018-12-08T18:50:00Z">
        <w:r w:rsidR="00301600">
          <w:t xml:space="preserve">. </w:t>
        </w:r>
      </w:ins>
      <w:ins w:id="1613" w:author="Kristijan Vrabec (kvrabec)" w:date="2018-12-08T18:52:00Z">
        <w:r w:rsidR="00966AFB">
          <w:t>Primjer bloka naredbi u programskom jeziku Python :</w:t>
        </w:r>
      </w:ins>
    </w:p>
    <w:p w14:paraId="669A02BF" w14:textId="5E110F7F" w:rsidR="005140A5" w:rsidRDefault="005140A5" w:rsidP="00A72BF3">
      <w:pPr>
        <w:pStyle w:val="NoSpacing"/>
        <w:jc w:val="left"/>
        <w:rPr>
          <w:ins w:id="1614" w:author="Kristijan Vrabec (kvrabec)" w:date="2018-12-08T18:52:00Z"/>
          <w:rFonts w:ascii="Courier New" w:hAnsi="Courier New" w:cs="Courier New"/>
        </w:rPr>
      </w:pPr>
      <w:ins w:id="1615" w:author="Kristijan Vrabec (kvrabec)" w:date="2018-12-08T18:48:00Z">
        <w:r w:rsidRPr="003521B5">
          <w:rPr>
            <w:rFonts w:ascii="Courier New" w:hAnsi="Courier New" w:cs="Courier New"/>
          </w:rPr>
          <w:t xml:space="preserve">for </w:t>
        </w:r>
        <w:proofErr w:type="spellStart"/>
        <w:r w:rsidRPr="003521B5">
          <w:rPr>
            <w:rFonts w:ascii="Courier New" w:hAnsi="Courier New" w:cs="Courier New"/>
          </w:rPr>
          <w:t>inde</w:t>
        </w:r>
        <w:r w:rsidR="00A72BF3" w:rsidRPr="003521B5">
          <w:rPr>
            <w:rFonts w:ascii="Courier New" w:hAnsi="Courier New" w:cs="Courier New"/>
          </w:rPr>
          <w:t>x</w:t>
        </w:r>
        <w:proofErr w:type="spellEnd"/>
        <w:r w:rsidRPr="003521B5">
          <w:rPr>
            <w:rFonts w:ascii="Courier New" w:hAnsi="Courier New" w:cs="Courier New"/>
          </w:rPr>
          <w:t xml:space="preserve"> </w:t>
        </w:r>
        <w:proofErr w:type="spellStart"/>
        <w:r w:rsidRPr="003521B5">
          <w:rPr>
            <w:rFonts w:ascii="Courier New" w:hAnsi="Courier New" w:cs="Courier New"/>
          </w:rPr>
          <w:t>in</w:t>
        </w:r>
        <w:proofErr w:type="spellEnd"/>
        <w:r w:rsidRPr="003521B5">
          <w:rPr>
            <w:rFonts w:ascii="Courier New" w:hAnsi="Courier New" w:cs="Courier New"/>
          </w:rPr>
          <w:t xml:space="preserve"> </w:t>
        </w:r>
        <w:proofErr w:type="spellStart"/>
        <w:r w:rsidRPr="003521B5">
          <w:rPr>
            <w:rFonts w:ascii="Courier New" w:hAnsi="Courier New" w:cs="Courier New"/>
          </w:rPr>
          <w:t>range</w:t>
        </w:r>
        <w:proofErr w:type="spellEnd"/>
        <w:r w:rsidRPr="003521B5">
          <w:rPr>
            <w:rFonts w:ascii="Courier New" w:hAnsi="Courier New" w:cs="Courier New"/>
          </w:rPr>
          <w:t>(6):</w:t>
        </w:r>
      </w:ins>
    </w:p>
    <w:p w14:paraId="4F8C71F9" w14:textId="2D52AE6F" w:rsidR="00301600" w:rsidRPr="003521B5" w:rsidRDefault="00301600" w:rsidP="003521B5">
      <w:pPr>
        <w:pStyle w:val="NoSpacing"/>
        <w:jc w:val="left"/>
        <w:rPr>
          <w:ins w:id="1616" w:author="Kristijan Vrabec (kvrabec)" w:date="2018-12-08T18:48:00Z"/>
          <w:rFonts w:ascii="Courier New" w:hAnsi="Courier New" w:cs="Courier New"/>
        </w:rPr>
      </w:pPr>
      <w:ins w:id="1617" w:author="Kristijan Vrabec (kvrabec)" w:date="2018-12-08T18:52:00Z">
        <w:r>
          <w:rPr>
            <w:rFonts w:ascii="Courier New" w:hAnsi="Courier New" w:cs="Courier New"/>
          </w:rPr>
          <w:tab/>
        </w:r>
        <w:proofErr w:type="spellStart"/>
        <w:r>
          <w:rPr>
            <w:rFonts w:ascii="Courier New" w:hAnsi="Courier New" w:cs="Courier New"/>
          </w:rPr>
          <w:t>text</w:t>
        </w:r>
        <w:proofErr w:type="spellEnd"/>
        <w:r>
          <w:rPr>
            <w:rFonts w:ascii="Courier New" w:hAnsi="Courier New" w:cs="Courier New"/>
          </w:rPr>
          <w:t xml:space="preserve"> = str(</w:t>
        </w:r>
        <w:proofErr w:type="spellStart"/>
        <w:r>
          <w:rPr>
            <w:rFonts w:ascii="Courier New" w:hAnsi="Courier New" w:cs="Courier New"/>
          </w:rPr>
          <w:t>index</w:t>
        </w:r>
        <w:proofErr w:type="spellEnd"/>
        <w:r>
          <w:rPr>
            <w:rFonts w:ascii="Courier New" w:hAnsi="Courier New" w:cs="Courier New"/>
          </w:rPr>
          <w:t>)</w:t>
        </w:r>
      </w:ins>
    </w:p>
    <w:p w14:paraId="5A969CCC" w14:textId="5577EB65" w:rsidR="00301600" w:rsidRDefault="005140A5" w:rsidP="00A72BF3">
      <w:pPr>
        <w:pStyle w:val="NoSpacing"/>
        <w:jc w:val="left"/>
        <w:rPr>
          <w:ins w:id="1618" w:author="Kristijan Vrabec (kvrabec)" w:date="2018-12-08T19:49:00Z"/>
          <w:rFonts w:ascii="Courier New" w:hAnsi="Courier New" w:cs="Courier New"/>
        </w:rPr>
      </w:pPr>
      <w:ins w:id="1619" w:author="Kristijan Vrabec (kvrabec)" w:date="2018-12-08T18:48:00Z">
        <w:r w:rsidRPr="00A72BF3">
          <w:rPr>
            <w:rFonts w:ascii="Courier New" w:hAnsi="Courier New" w:cs="Courier New"/>
          </w:rPr>
          <w:tab/>
          <w:t>print(</w:t>
        </w:r>
        <w:proofErr w:type="spellStart"/>
        <w:r w:rsidRPr="00A72BF3">
          <w:rPr>
            <w:rFonts w:ascii="Courier New" w:hAnsi="Courier New" w:cs="Courier New"/>
          </w:rPr>
          <w:t>inde</w:t>
        </w:r>
        <w:r w:rsidR="00A72BF3" w:rsidRPr="00A72BF3">
          <w:rPr>
            <w:rFonts w:ascii="Courier New" w:hAnsi="Courier New" w:cs="Courier New"/>
          </w:rPr>
          <w:t>x</w:t>
        </w:r>
        <w:proofErr w:type="spellEnd"/>
        <w:r w:rsidRPr="00A72BF3">
          <w:rPr>
            <w:rFonts w:ascii="Courier New" w:hAnsi="Courier New" w:cs="Courier New"/>
          </w:rPr>
          <w:t>)</w:t>
        </w:r>
      </w:ins>
    </w:p>
    <w:p w14:paraId="748E6A83" w14:textId="77777777" w:rsidR="002279B8" w:rsidRDefault="002279B8" w:rsidP="00A72BF3">
      <w:pPr>
        <w:pStyle w:val="NoSpacing"/>
        <w:jc w:val="left"/>
        <w:rPr>
          <w:ins w:id="1620" w:author="Kristijan Vrabec (kvrabec)" w:date="2018-12-08T18:52:00Z"/>
          <w:rFonts w:ascii="Courier New" w:hAnsi="Courier New" w:cs="Courier New"/>
        </w:rPr>
      </w:pPr>
    </w:p>
    <w:p w14:paraId="63371506" w14:textId="3FA7E6DC" w:rsidR="00966AFB" w:rsidRDefault="00966AFB" w:rsidP="00966AFB">
      <w:pPr>
        <w:rPr>
          <w:ins w:id="1621" w:author="Kristijan Vrabec (kvrabec)" w:date="2018-12-08T18:56:00Z"/>
        </w:rPr>
      </w:pPr>
      <w:ins w:id="1622" w:author="Kristijan Vrabec (kvrabec)" w:date="2018-12-08T18:53:00Z">
        <w:r>
          <w:t xml:space="preserve">Većina funkcionalnosti potrebnih za osnovne zadatke nalazi se u </w:t>
        </w:r>
      </w:ins>
      <w:ins w:id="1623" w:author="Kristijan Vrabec (kvrabec)" w:date="2018-12-08T18:54:00Z">
        <w:r>
          <w:t>osnovnom paketu biblioteka. No kako bi se ostvario puni potencijal Python-a, moguće je preuzeti i instalirati dodatne biblioteke</w:t>
        </w:r>
      </w:ins>
      <w:ins w:id="1624" w:author="Kristijan Vrabec (kvrabec)" w:date="2018-12-08T19:39:00Z">
        <w:r w:rsidR="00A663E9">
          <w:t xml:space="preserve">. </w:t>
        </w:r>
      </w:ins>
      <w:ins w:id="1625" w:author="Kristijan Vrabec (kvrabec)" w:date="2018-12-08T19:40:00Z">
        <w:r w:rsidR="00A663E9">
          <w:t xml:space="preserve">Dokumentacija za biblioteke može se pronaći na sljedećem linku: </w:t>
        </w:r>
        <w:r w:rsidR="00A663E9">
          <w:fldChar w:fldCharType="begin"/>
        </w:r>
        <w:r w:rsidR="00A663E9">
          <w:instrText xml:space="preserve"> HYPERLINK "</w:instrText>
        </w:r>
        <w:r w:rsidR="00A663E9" w:rsidRPr="00A663E9">
          <w:instrText>https://pypi.org/project/Counter/</w:instrText>
        </w:r>
        <w:r w:rsidR="00A663E9">
          <w:instrText xml:space="preserve">" </w:instrText>
        </w:r>
        <w:r w:rsidR="00A663E9">
          <w:fldChar w:fldCharType="separate"/>
        </w:r>
        <w:r w:rsidR="00A663E9" w:rsidRPr="002E60F6">
          <w:rPr>
            <w:rStyle w:val="Hyperlink"/>
          </w:rPr>
          <w:t>https://pypi.org/project/Counter/</w:t>
        </w:r>
        <w:r w:rsidR="00A663E9">
          <w:fldChar w:fldCharType="end"/>
        </w:r>
        <w:r w:rsidR="00A663E9">
          <w:t>. P</w:t>
        </w:r>
      </w:ins>
      <w:ins w:id="1626" w:author="Kristijan Vrabec (kvrabec)" w:date="2018-12-08T19:41:00Z">
        <w:r w:rsidR="00A663E9">
          <w:t xml:space="preserve">ython-ova kolekcija biblioteka je jedna od najvećih </w:t>
        </w:r>
      </w:ins>
      <w:ins w:id="1627" w:author="Kristijan Vrabec (kvrabec)" w:date="2018-12-08T19:42:00Z">
        <w:r w:rsidR="00D667BF">
          <w:t>i podrška zajednice je također velika</w:t>
        </w:r>
        <w:r w:rsidR="00A663E9">
          <w:t xml:space="preserve">. </w:t>
        </w:r>
      </w:ins>
      <w:ins w:id="1628" w:author="Kristijan Vrabec (kvrabec)" w:date="2018-12-08T19:43:00Z">
        <w:r w:rsidR="00FF7929">
          <w:t>Biblioteka se može instalirati izvođenjem sljedeće naredbe</w:t>
        </w:r>
      </w:ins>
      <w:ins w:id="1629" w:author="Kristijan Vrabec (kvrabec)" w:date="2018-12-08T18:56:00Z">
        <w:r>
          <w:t>:</w:t>
        </w:r>
      </w:ins>
    </w:p>
    <w:p w14:paraId="0E9F1889" w14:textId="11A483FB" w:rsidR="00142D7C" w:rsidRPr="00A663E9" w:rsidRDefault="00966AFB" w:rsidP="003521B5">
      <w:pPr>
        <w:rPr>
          <w:ins w:id="1630" w:author="Kristijan Vrabec (kvrabec)" w:date="2018-12-08T18:57:00Z"/>
          <w:rFonts w:ascii="Courier New" w:hAnsi="Courier New" w:cs="Courier New"/>
          <w:rPrChange w:id="1631" w:author="Kristijan Vrabec (kvrabec)" w:date="2018-12-08T19:39:00Z">
            <w:rPr>
              <w:ins w:id="1632" w:author="Kristijan Vrabec (kvrabec)" w:date="2018-12-08T18:57:00Z"/>
            </w:rPr>
          </w:rPrChange>
        </w:rPr>
      </w:pPr>
      <w:proofErr w:type="spellStart"/>
      <w:ins w:id="1633" w:author="Kristijan Vrabec (kvrabec)" w:date="2018-12-08T18:56:00Z">
        <w:r>
          <w:rPr>
            <w:rFonts w:ascii="Courier New" w:hAnsi="Courier New" w:cs="Courier New"/>
          </w:rPr>
          <w:t>pip</w:t>
        </w:r>
        <w:proofErr w:type="spellEnd"/>
        <w:r>
          <w:rPr>
            <w:rFonts w:ascii="Courier New" w:hAnsi="Courier New" w:cs="Courier New"/>
          </w:rPr>
          <w:t xml:space="preserve"> </w:t>
        </w:r>
        <w:proofErr w:type="spellStart"/>
        <w:r>
          <w:rPr>
            <w:rFonts w:ascii="Courier New" w:hAnsi="Courier New" w:cs="Courier New"/>
          </w:rPr>
          <w:t>install</w:t>
        </w:r>
        <w:proofErr w:type="spellEnd"/>
        <w:r>
          <w:rPr>
            <w:rFonts w:ascii="Courier New" w:hAnsi="Courier New" w:cs="Courier New"/>
          </w:rPr>
          <w:t xml:space="preserve"> </w:t>
        </w:r>
        <w:proofErr w:type="spellStart"/>
        <w:r>
          <w:rPr>
            <w:rFonts w:ascii="Courier New" w:hAnsi="Courier New" w:cs="Courier New"/>
          </w:rPr>
          <w:t>tensorflow</w:t>
        </w:r>
      </w:ins>
      <w:proofErr w:type="spellEnd"/>
    </w:p>
    <w:p w14:paraId="47A3E4F2" w14:textId="22F043B4" w:rsidR="00966AFB" w:rsidRPr="003521B5" w:rsidRDefault="007D6D6F">
      <w:pPr>
        <w:ind w:firstLine="708"/>
        <w:rPr>
          <w:ins w:id="1634" w:author="Kristijan Vrabec (kvrabec)" w:date="2018-12-08T18:50:00Z"/>
        </w:rPr>
        <w:pPrChange w:id="1635" w:author="Kristijan Vrabec (kvrabec)" w:date="2018-12-08T19:13:00Z">
          <w:pPr>
            <w:pStyle w:val="NoSpacing"/>
            <w:jc w:val="left"/>
          </w:pPr>
        </w:pPrChange>
      </w:pPr>
      <w:ins w:id="1636" w:author="Kristijan Vrabec (kvrabec)" w:date="2018-12-08T19:01:00Z">
        <w:r>
          <w:t>Python je jedan od rijet</w:t>
        </w:r>
      </w:ins>
      <w:ins w:id="1637" w:author="Kristijan Vrabec (kvrabec)" w:date="2018-12-08T19:02:00Z">
        <w:r>
          <w:t>kih programskih jezika koji paralelno razvija nekoliko različitih verzija. Najnovija verzija je 3.7.1, iako se paralel</w:t>
        </w:r>
      </w:ins>
      <w:ins w:id="1638" w:author="Kristijan Vrabec (kvrabec)" w:date="2018-12-08T19:03:00Z">
        <w:r>
          <w:t xml:space="preserve">no razvijaju i 2.7 i mnoge među-verzije. </w:t>
        </w:r>
      </w:ins>
      <w:ins w:id="1639" w:author="Kristijan Vrabec (kvrabec)" w:date="2018-12-08T19:06:00Z">
        <w:r>
          <w:t>Objašnjenje na Python wiki stranicama</w:t>
        </w:r>
      </w:ins>
      <w:ins w:id="1640" w:author="Kristijan Vrabec (kvrabec)" w:date="2018-12-08T19:07:00Z">
        <w:r>
          <w:t xml:space="preserve">: </w:t>
        </w:r>
      </w:ins>
      <w:ins w:id="1641" w:author="Kristijan Vrabec (kvrabec)" w:date="2018-12-08T19:08:00Z">
        <w:r>
          <w:t>Python 2.x je zastario, Python 3.x je budućnost</w:t>
        </w:r>
      </w:ins>
      <w:ins w:id="1642" w:author="Kristijan Vrabec (kvrabec)" w:date="2018-12-08T19:09:00Z">
        <w:r>
          <w:t>, no postoje neke biblioteke koje nemaju punu podršku na novijoj verziji Python-a pa je to jedan od razloga zašto postoji više verzija.</w:t>
        </w:r>
      </w:ins>
    </w:p>
    <w:p w14:paraId="23BB1AA1" w14:textId="7C148716" w:rsidR="00301600" w:rsidRDefault="00C179E1">
      <w:pPr>
        <w:ind w:firstLine="0"/>
        <w:rPr>
          <w:ins w:id="1643" w:author="Kristijan Vrabec (kvrabec)" w:date="2018-12-08T19:16:00Z"/>
        </w:rPr>
        <w:pPrChange w:id="1644" w:author="Kristijan Vrabec (kvrabec)" w:date="2018-12-08T19:24:00Z">
          <w:pPr/>
        </w:pPrChange>
      </w:pPr>
      <w:ins w:id="1645" w:author="Kristijan Vrabec (kvrabec)" w:date="2018-12-08T19:15:00Z">
        <w:r>
          <w:t xml:space="preserve">Koriste ga mnoge velike </w:t>
        </w:r>
      </w:ins>
      <w:ins w:id="1646" w:author="Kristijan Vrabec (kvrabec)" w:date="2018-12-08T19:16:00Z">
        <w:r>
          <w:t>kompanije za razne svrhe, a neke od njih su:</w:t>
        </w:r>
      </w:ins>
    </w:p>
    <w:p w14:paraId="3A8F5EB0" w14:textId="28F3D1AD" w:rsidR="00C179E1" w:rsidRDefault="00C179E1" w:rsidP="00C179E1">
      <w:pPr>
        <w:pStyle w:val="ListParagraph"/>
        <w:numPr>
          <w:ilvl w:val="0"/>
          <w:numId w:val="26"/>
        </w:numPr>
        <w:rPr>
          <w:ins w:id="1647" w:author="Kristijan Vrabec (kvrabec)" w:date="2018-12-08T19:18:00Z"/>
        </w:rPr>
      </w:pPr>
      <w:ins w:id="1648" w:author="Kristijan Vrabec (kvrabec)" w:date="2018-12-08T19:17:00Z">
        <w:r>
          <w:t>YouTube – velik dio serverske strane</w:t>
        </w:r>
      </w:ins>
      <w:ins w:id="1649" w:author="Kristijan Vrabec (kvrabec)" w:date="2018-12-08T19:18:00Z">
        <w:r>
          <w:t xml:space="preserve"> YouTube-a je pisan u Python</w:t>
        </w:r>
      </w:ins>
      <w:ins w:id="1650" w:author="Kristijan Vrabec (kvrabec)" w:date="2018-12-08T19:19:00Z">
        <w:r w:rsidR="007074F4">
          <w:t>-</w:t>
        </w:r>
      </w:ins>
      <w:ins w:id="1651" w:author="Kristijan Vrabec (kvrabec)" w:date="2018-12-08T19:18:00Z">
        <w:r>
          <w:t>u</w:t>
        </w:r>
      </w:ins>
      <w:ins w:id="1652" w:author="Kristijan Vrabec (kvrabec)" w:date="2018-12-08T19:19:00Z">
        <w:r w:rsidR="007074F4">
          <w:t xml:space="preserve"> </w:t>
        </w:r>
      </w:ins>
    </w:p>
    <w:p w14:paraId="63D681A7" w14:textId="0AB5ABFB" w:rsidR="00C179E1" w:rsidRDefault="00C179E1" w:rsidP="00C179E1">
      <w:pPr>
        <w:pStyle w:val="ListParagraph"/>
        <w:numPr>
          <w:ilvl w:val="0"/>
          <w:numId w:val="26"/>
        </w:numPr>
        <w:rPr>
          <w:ins w:id="1653" w:author="Kristijan Vrabec (kvrabec)" w:date="2018-12-08T19:22:00Z"/>
        </w:rPr>
      </w:pPr>
      <w:ins w:id="1654" w:author="Kristijan Vrabec (kvrabec)" w:date="2018-12-08T19:18:00Z">
        <w:r>
          <w:t xml:space="preserve">Google </w:t>
        </w:r>
      </w:ins>
      <w:ins w:id="1655" w:author="Kristijan Vrabec (kvrabec)" w:date="2018-12-08T19:21:00Z">
        <w:r w:rsidR="00FB7F1A">
          <w:t>–</w:t>
        </w:r>
      </w:ins>
      <w:ins w:id="1656" w:author="Kristijan Vrabec (kvrabec)" w:date="2018-12-08T19:18:00Z">
        <w:r>
          <w:t xml:space="preserve"> </w:t>
        </w:r>
      </w:ins>
      <w:ins w:id="1657" w:author="Kristijan Vrabec (kvrabec)" w:date="2018-12-08T19:21:00Z">
        <w:r w:rsidR="00FB7F1A">
          <w:t xml:space="preserve">tražilica i </w:t>
        </w:r>
      </w:ins>
      <w:ins w:id="1658" w:author="Kristijan Vrabec (kvrabec)" w:date="2018-12-08T19:22:00Z">
        <w:r w:rsidR="00FB7F1A">
          <w:t xml:space="preserve">mnoge druge aplikacije, poput Google App </w:t>
        </w:r>
        <w:proofErr w:type="spellStart"/>
        <w:r w:rsidR="00FB7F1A">
          <w:t>Engine</w:t>
        </w:r>
        <w:proofErr w:type="spellEnd"/>
      </w:ins>
    </w:p>
    <w:p w14:paraId="76938430" w14:textId="69FBE71C" w:rsidR="00FB7F1A" w:rsidRDefault="00FB7F1A" w:rsidP="00C179E1">
      <w:pPr>
        <w:pStyle w:val="ListParagraph"/>
        <w:numPr>
          <w:ilvl w:val="0"/>
          <w:numId w:val="26"/>
        </w:numPr>
        <w:rPr>
          <w:ins w:id="1659" w:author="Kristijan Vrabec (kvrabec)" w:date="2018-12-08T19:44:00Z"/>
        </w:rPr>
      </w:pPr>
      <w:proofErr w:type="spellStart"/>
      <w:ins w:id="1660" w:author="Kristijan Vrabec (kvrabec)" w:date="2018-12-08T19:23:00Z">
        <w:r>
          <w:lastRenderedPageBreak/>
          <w:t>Netflix</w:t>
        </w:r>
        <w:proofErr w:type="spellEnd"/>
        <w:r>
          <w:t xml:space="preserve"> – dubinska analiza podataka</w:t>
        </w:r>
      </w:ins>
    </w:p>
    <w:p w14:paraId="7F20F031" w14:textId="59D9698A" w:rsidR="0008130C" w:rsidRDefault="004D50E3" w:rsidP="004D50E3">
      <w:pPr>
        <w:pStyle w:val="Heading2"/>
        <w:rPr>
          <w:ins w:id="1661" w:author="Kristijan Vrabec (kvrabec)" w:date="2018-12-09T09:51:00Z"/>
        </w:rPr>
      </w:pPr>
      <w:bookmarkStart w:id="1662" w:name="_Toc532148329"/>
      <w:ins w:id="1663" w:author="Kristijan Vrabec (kvrabec)" w:date="2018-12-09T09:51:00Z">
        <w:r>
          <w:t>Instalacija Python-a</w:t>
        </w:r>
        <w:bookmarkEnd w:id="1662"/>
      </w:ins>
    </w:p>
    <w:p w14:paraId="07A727C1" w14:textId="7C7AEAE1" w:rsidR="00301600" w:rsidRPr="00A72BF3" w:rsidDel="00CF4034" w:rsidRDefault="00301600">
      <w:pPr>
        <w:pStyle w:val="NoSpacing"/>
        <w:jc w:val="left"/>
        <w:rPr>
          <w:del w:id="1664" w:author="Kristijan Vrabec (kvrabec)" w:date="2018-12-09T10:09:00Z"/>
          <w:rFonts w:ascii="Courier New" w:hAnsi="Courier New" w:cs="Courier New"/>
          <w:rPrChange w:id="1665" w:author="Kristijan Vrabec (kvrabec)" w:date="2018-12-08T18:48:00Z">
            <w:rPr>
              <w:del w:id="1666" w:author="Kristijan Vrabec (kvrabec)" w:date="2018-12-09T10:09:00Z"/>
            </w:rPr>
          </w:rPrChange>
        </w:rPr>
        <w:pPrChange w:id="1667" w:author="Kristijan Vrabec (kvrabec)" w:date="2018-12-08T18:48:00Z">
          <w:pPr/>
        </w:pPrChange>
      </w:pPr>
    </w:p>
    <w:tbl>
      <w:tblPr>
        <w:tblStyle w:val="GridTable2-Accent5"/>
        <w:tblW w:w="9172" w:type="dxa"/>
        <w:tblLook w:val="04A0" w:firstRow="1" w:lastRow="0" w:firstColumn="1" w:lastColumn="0" w:noHBand="0" w:noVBand="1"/>
      </w:tblPr>
      <w:tblGrid>
        <w:gridCol w:w="1220"/>
        <w:gridCol w:w="1064"/>
        <w:gridCol w:w="1200"/>
        <w:gridCol w:w="1122"/>
        <w:gridCol w:w="1200"/>
        <w:gridCol w:w="1170"/>
        <w:gridCol w:w="1133"/>
        <w:gridCol w:w="1063"/>
      </w:tblGrid>
      <w:tr w:rsidR="003944AD" w:rsidDel="00CF4034" w14:paraId="715AAD80" w14:textId="6DA63AB2" w:rsidTr="003944AD">
        <w:trPr>
          <w:cnfStyle w:val="100000000000" w:firstRow="1" w:lastRow="0" w:firstColumn="0" w:lastColumn="0" w:oddVBand="0" w:evenVBand="0" w:oddHBand="0" w:evenHBand="0" w:firstRowFirstColumn="0" w:firstRowLastColumn="0" w:lastRowFirstColumn="0" w:lastRowLastColumn="0"/>
          <w:del w:id="1668" w:author="Kristijan Vrabec (kvrabec)" w:date="2018-12-09T10:09:00Z"/>
        </w:trPr>
        <w:tc>
          <w:tcPr>
            <w:cnfStyle w:val="001000000000" w:firstRow="0" w:lastRow="0" w:firstColumn="1" w:lastColumn="0" w:oddVBand="0" w:evenVBand="0" w:oddHBand="0" w:evenHBand="0" w:firstRowFirstColumn="0" w:firstRowLastColumn="0" w:lastRowFirstColumn="0" w:lastRowLastColumn="0"/>
            <w:tcW w:w="1220" w:type="dxa"/>
          </w:tcPr>
          <w:p w14:paraId="0627C6DE" w14:textId="784FCA0F" w:rsidR="003944AD" w:rsidRPr="00742CD9" w:rsidDel="00CF4034" w:rsidRDefault="003944AD" w:rsidP="00495BE3">
            <w:pPr>
              <w:ind w:firstLine="0"/>
              <w:jc w:val="center"/>
              <w:rPr>
                <w:del w:id="1669" w:author="Kristijan Vrabec (kvrabec)" w:date="2018-12-09T10:09:00Z"/>
                <w:sz w:val="18"/>
              </w:rPr>
            </w:pPr>
            <w:del w:id="1670" w:author="Kristijan Vrabec (kvrabec)" w:date="2018-12-09T10:09:00Z">
              <w:r w:rsidRPr="00742CD9" w:rsidDel="00CF4034">
                <w:rPr>
                  <w:sz w:val="18"/>
                </w:rPr>
                <w:delText>Programski jezik</w:delText>
              </w:r>
            </w:del>
          </w:p>
        </w:tc>
        <w:tc>
          <w:tcPr>
            <w:tcW w:w="1064" w:type="dxa"/>
          </w:tcPr>
          <w:p w14:paraId="3F04E573" w14:textId="45281424" w:rsidR="003944AD" w:rsidRPr="00742CD9" w:rsidDel="00CF4034" w:rsidRDefault="003944AD" w:rsidP="00495BE3">
            <w:pPr>
              <w:ind w:firstLine="0"/>
              <w:jc w:val="center"/>
              <w:cnfStyle w:val="100000000000" w:firstRow="1" w:lastRow="0" w:firstColumn="0" w:lastColumn="0" w:oddVBand="0" w:evenVBand="0" w:oddHBand="0" w:evenHBand="0" w:firstRowFirstColumn="0" w:firstRowLastColumn="0" w:lastRowFirstColumn="0" w:lastRowLastColumn="0"/>
              <w:rPr>
                <w:del w:id="1671" w:author="Kristijan Vrabec (kvrabec)" w:date="2018-12-09T10:09:00Z"/>
                <w:sz w:val="18"/>
              </w:rPr>
            </w:pPr>
            <w:del w:id="1672" w:author="Kristijan Vrabec (kvrabec)" w:date="2018-12-09T10:09:00Z">
              <w:r w:rsidRPr="00742CD9" w:rsidDel="00CF4034">
                <w:rPr>
                  <w:sz w:val="18"/>
                </w:rPr>
                <w:delText>Brzina</w:delText>
              </w:r>
            </w:del>
          </w:p>
        </w:tc>
        <w:tc>
          <w:tcPr>
            <w:tcW w:w="1200" w:type="dxa"/>
          </w:tcPr>
          <w:p w14:paraId="39E34C76" w14:textId="74296F96" w:rsidR="003944AD" w:rsidRPr="00742CD9" w:rsidDel="00CF4034" w:rsidRDefault="003944AD" w:rsidP="00495BE3">
            <w:pPr>
              <w:ind w:firstLine="0"/>
              <w:jc w:val="center"/>
              <w:cnfStyle w:val="100000000000" w:firstRow="1" w:lastRow="0" w:firstColumn="0" w:lastColumn="0" w:oddVBand="0" w:evenVBand="0" w:oddHBand="0" w:evenHBand="0" w:firstRowFirstColumn="0" w:firstRowLastColumn="0" w:lastRowFirstColumn="0" w:lastRowLastColumn="0"/>
              <w:rPr>
                <w:del w:id="1673" w:author="Kristijan Vrabec (kvrabec)" w:date="2018-12-09T10:09:00Z"/>
                <w:sz w:val="18"/>
              </w:rPr>
            </w:pPr>
            <w:del w:id="1674" w:author="Kristijan Vrabec (kvrabec)" w:date="2018-12-09T10:09:00Z">
              <w:r w:rsidRPr="00742CD9" w:rsidDel="00CF4034">
                <w:rPr>
                  <w:sz w:val="18"/>
                </w:rPr>
                <w:delText>Efektivnost učenja</w:delText>
              </w:r>
            </w:del>
          </w:p>
        </w:tc>
        <w:tc>
          <w:tcPr>
            <w:tcW w:w="1122" w:type="dxa"/>
          </w:tcPr>
          <w:p w14:paraId="5FF922FB" w14:textId="543AFE85" w:rsidR="003944AD" w:rsidRPr="00742CD9" w:rsidDel="00CF4034" w:rsidRDefault="003944AD" w:rsidP="00495BE3">
            <w:pPr>
              <w:ind w:firstLine="0"/>
              <w:jc w:val="center"/>
              <w:cnfStyle w:val="100000000000" w:firstRow="1" w:lastRow="0" w:firstColumn="0" w:lastColumn="0" w:oddVBand="0" w:evenVBand="0" w:oddHBand="0" w:evenHBand="0" w:firstRowFirstColumn="0" w:firstRowLastColumn="0" w:lastRowFirstColumn="0" w:lastRowLastColumn="0"/>
              <w:rPr>
                <w:del w:id="1675" w:author="Kristijan Vrabec (kvrabec)" w:date="2018-12-09T10:09:00Z"/>
                <w:sz w:val="18"/>
              </w:rPr>
            </w:pPr>
            <w:del w:id="1676" w:author="Kristijan Vrabec (kvrabec)" w:date="2018-12-09T10:09:00Z">
              <w:r w:rsidRPr="00742CD9" w:rsidDel="00CF4034">
                <w:rPr>
                  <w:sz w:val="18"/>
                </w:rPr>
                <w:delText>Podrška zajednice</w:delText>
              </w:r>
            </w:del>
          </w:p>
        </w:tc>
        <w:tc>
          <w:tcPr>
            <w:tcW w:w="1200" w:type="dxa"/>
          </w:tcPr>
          <w:p w14:paraId="73BFE866" w14:textId="089C4283" w:rsidR="003944AD" w:rsidRPr="00742CD9" w:rsidDel="00CF4034" w:rsidRDefault="003944AD" w:rsidP="00495BE3">
            <w:pPr>
              <w:ind w:firstLine="0"/>
              <w:jc w:val="center"/>
              <w:cnfStyle w:val="100000000000" w:firstRow="1" w:lastRow="0" w:firstColumn="0" w:lastColumn="0" w:oddVBand="0" w:evenVBand="0" w:oddHBand="0" w:evenHBand="0" w:firstRowFirstColumn="0" w:firstRowLastColumn="0" w:lastRowFirstColumn="0" w:lastRowLastColumn="0"/>
              <w:rPr>
                <w:del w:id="1677" w:author="Kristijan Vrabec (kvrabec)" w:date="2018-12-09T10:09:00Z"/>
                <w:sz w:val="18"/>
              </w:rPr>
            </w:pPr>
            <w:del w:id="1678" w:author="Kristijan Vrabec (kvrabec)" w:date="2018-12-09T10:09:00Z">
              <w:r w:rsidRPr="00742CD9" w:rsidDel="00CF4034">
                <w:rPr>
                  <w:sz w:val="18"/>
                </w:rPr>
                <w:delText>Efektivnost</w:delText>
              </w:r>
            </w:del>
          </w:p>
        </w:tc>
        <w:tc>
          <w:tcPr>
            <w:tcW w:w="1170" w:type="dxa"/>
          </w:tcPr>
          <w:p w14:paraId="24437C81" w14:textId="21CFFA17" w:rsidR="003944AD" w:rsidRPr="00742CD9" w:rsidDel="00CF4034" w:rsidRDefault="003944AD" w:rsidP="00495BE3">
            <w:pPr>
              <w:ind w:firstLine="0"/>
              <w:jc w:val="center"/>
              <w:cnfStyle w:val="100000000000" w:firstRow="1" w:lastRow="0" w:firstColumn="0" w:lastColumn="0" w:oddVBand="0" w:evenVBand="0" w:oddHBand="0" w:evenHBand="0" w:firstRowFirstColumn="0" w:firstRowLastColumn="0" w:lastRowFirstColumn="0" w:lastRowLastColumn="0"/>
              <w:rPr>
                <w:del w:id="1679" w:author="Kristijan Vrabec (kvrabec)" w:date="2018-12-09T10:09:00Z"/>
                <w:sz w:val="18"/>
              </w:rPr>
            </w:pPr>
            <w:del w:id="1680" w:author="Kristijan Vrabec (kvrabec)" w:date="2018-12-09T10:09:00Z">
              <w:r w:rsidRPr="003944AD" w:rsidDel="00CF4034">
                <w:rPr>
                  <w:sz w:val="16"/>
                </w:rPr>
                <w:delText>Spremnost za izdavanje</w:delText>
              </w:r>
            </w:del>
          </w:p>
        </w:tc>
        <w:tc>
          <w:tcPr>
            <w:tcW w:w="1133" w:type="dxa"/>
          </w:tcPr>
          <w:p w14:paraId="4C0C269F" w14:textId="73E3F25C" w:rsidR="003944AD" w:rsidRPr="00742CD9" w:rsidDel="00CF4034" w:rsidRDefault="003944AD" w:rsidP="00495BE3">
            <w:pPr>
              <w:ind w:firstLine="0"/>
              <w:jc w:val="center"/>
              <w:cnfStyle w:val="100000000000" w:firstRow="1" w:lastRow="0" w:firstColumn="0" w:lastColumn="0" w:oddVBand="0" w:evenVBand="0" w:oddHBand="0" w:evenHBand="0" w:firstRowFirstColumn="0" w:firstRowLastColumn="0" w:lastRowFirstColumn="0" w:lastRowLastColumn="0"/>
              <w:rPr>
                <w:del w:id="1681" w:author="Kristijan Vrabec (kvrabec)" w:date="2018-12-09T10:09:00Z"/>
                <w:sz w:val="18"/>
              </w:rPr>
            </w:pPr>
            <w:del w:id="1682" w:author="Kristijan Vrabec (kvrabec)" w:date="2018-12-09T10:09:00Z">
              <w:r w:rsidRPr="00742CD9" w:rsidDel="00CF4034">
                <w:rPr>
                  <w:sz w:val="18"/>
                </w:rPr>
                <w:delText>Biblioteke</w:delText>
              </w:r>
            </w:del>
          </w:p>
        </w:tc>
        <w:tc>
          <w:tcPr>
            <w:tcW w:w="1063" w:type="dxa"/>
          </w:tcPr>
          <w:p w14:paraId="09327FBA" w14:textId="3F1A43C2" w:rsidR="003944AD" w:rsidDel="00CF4034" w:rsidRDefault="003944AD" w:rsidP="00495BE3">
            <w:pPr>
              <w:ind w:firstLine="0"/>
              <w:jc w:val="center"/>
              <w:cnfStyle w:val="100000000000" w:firstRow="1" w:lastRow="0" w:firstColumn="0" w:lastColumn="0" w:oddVBand="0" w:evenVBand="0" w:oddHBand="0" w:evenHBand="0" w:firstRowFirstColumn="0" w:firstRowLastColumn="0" w:lastRowFirstColumn="0" w:lastRowLastColumn="0"/>
              <w:rPr>
                <w:del w:id="1683" w:author="Kristijan Vrabec (kvrabec)" w:date="2018-12-09T10:09:00Z"/>
              </w:rPr>
            </w:pPr>
            <w:del w:id="1684" w:author="Kristijan Vrabec (kvrabec)" w:date="2018-12-09T10:09:00Z">
              <w:r w:rsidRPr="00742CD9" w:rsidDel="00CF4034">
                <w:rPr>
                  <w:sz w:val="20"/>
                </w:rPr>
                <w:delText>Suma</w:delText>
              </w:r>
            </w:del>
          </w:p>
        </w:tc>
      </w:tr>
      <w:tr w:rsidR="003944AD" w:rsidRPr="003944AD" w:rsidDel="00CF4034" w14:paraId="6169B43A" w14:textId="0DF23B2C" w:rsidTr="003944AD">
        <w:trPr>
          <w:cnfStyle w:val="000000100000" w:firstRow="0" w:lastRow="0" w:firstColumn="0" w:lastColumn="0" w:oddVBand="0" w:evenVBand="0" w:oddHBand="1" w:evenHBand="0" w:firstRowFirstColumn="0" w:firstRowLastColumn="0" w:lastRowFirstColumn="0" w:lastRowLastColumn="0"/>
          <w:cantSplit/>
          <w:trHeight w:hRule="exact" w:val="397"/>
          <w:del w:id="1685" w:author="Kristijan Vrabec (kvrabec)" w:date="2018-12-09T10:09:00Z"/>
        </w:trPr>
        <w:tc>
          <w:tcPr>
            <w:cnfStyle w:val="001000000000" w:firstRow="0" w:lastRow="0" w:firstColumn="1" w:lastColumn="0" w:oddVBand="0" w:evenVBand="0" w:oddHBand="0" w:evenHBand="0" w:firstRowFirstColumn="0" w:firstRowLastColumn="0" w:lastRowFirstColumn="0" w:lastRowLastColumn="0"/>
            <w:tcW w:w="1220" w:type="dxa"/>
          </w:tcPr>
          <w:p w14:paraId="3EBF0AC6" w14:textId="71DFA31E" w:rsidR="003944AD" w:rsidRPr="003944AD" w:rsidDel="00CF4034" w:rsidRDefault="003944AD" w:rsidP="00495BE3">
            <w:pPr>
              <w:ind w:firstLine="0"/>
              <w:jc w:val="center"/>
              <w:rPr>
                <w:del w:id="1686" w:author="Kristijan Vrabec (kvrabec)" w:date="2018-12-09T10:09:00Z"/>
                <w:sz w:val="20"/>
              </w:rPr>
            </w:pPr>
            <w:del w:id="1687" w:author="Kristijan Vrabec (kvrabec)" w:date="2018-12-09T10:09:00Z">
              <w:r w:rsidRPr="003944AD" w:rsidDel="00CF4034">
                <w:rPr>
                  <w:sz w:val="20"/>
                </w:rPr>
                <w:delText>Python</w:delText>
              </w:r>
            </w:del>
          </w:p>
        </w:tc>
        <w:tc>
          <w:tcPr>
            <w:tcW w:w="1064" w:type="dxa"/>
          </w:tcPr>
          <w:p w14:paraId="420D30C3" w14:textId="28CC856F"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688" w:author="Kristijan Vrabec (kvrabec)" w:date="2018-12-09T10:09:00Z"/>
                <w:sz w:val="20"/>
              </w:rPr>
            </w:pPr>
            <w:del w:id="1689" w:author="Kristijan Vrabec (kvrabec)" w:date="2018-12-09T10:09:00Z">
              <w:r w:rsidRPr="003944AD" w:rsidDel="00CF4034">
                <w:rPr>
                  <w:sz w:val="20"/>
                </w:rPr>
                <w:delText>-</w:delText>
              </w:r>
            </w:del>
          </w:p>
        </w:tc>
        <w:tc>
          <w:tcPr>
            <w:tcW w:w="1200" w:type="dxa"/>
          </w:tcPr>
          <w:p w14:paraId="0F1472B9" w14:textId="15B1C48C"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690" w:author="Kristijan Vrabec (kvrabec)" w:date="2018-12-09T10:09:00Z"/>
                <w:sz w:val="20"/>
              </w:rPr>
            </w:pPr>
            <w:del w:id="1691" w:author="Kristijan Vrabec (kvrabec)" w:date="2018-12-09T10:09:00Z">
              <w:r w:rsidRPr="003944AD" w:rsidDel="00CF4034">
                <w:rPr>
                  <w:sz w:val="20"/>
                </w:rPr>
                <w:delText>+</w:delText>
              </w:r>
            </w:del>
          </w:p>
        </w:tc>
        <w:tc>
          <w:tcPr>
            <w:tcW w:w="1122" w:type="dxa"/>
          </w:tcPr>
          <w:p w14:paraId="1E81DA6E" w14:textId="792BA681"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692" w:author="Kristijan Vrabec (kvrabec)" w:date="2018-12-09T10:09:00Z"/>
                <w:sz w:val="20"/>
              </w:rPr>
            </w:pPr>
            <w:del w:id="1693" w:author="Kristijan Vrabec (kvrabec)" w:date="2018-12-09T10:09:00Z">
              <w:r w:rsidRPr="003944AD" w:rsidDel="00CF4034">
                <w:rPr>
                  <w:sz w:val="20"/>
                </w:rPr>
                <w:delText>+</w:delText>
              </w:r>
            </w:del>
          </w:p>
        </w:tc>
        <w:tc>
          <w:tcPr>
            <w:tcW w:w="1200" w:type="dxa"/>
          </w:tcPr>
          <w:p w14:paraId="76A582C7" w14:textId="7948349B"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694" w:author="Kristijan Vrabec (kvrabec)" w:date="2018-12-09T10:09:00Z"/>
                <w:sz w:val="20"/>
              </w:rPr>
            </w:pPr>
            <w:del w:id="1695" w:author="Kristijan Vrabec (kvrabec)" w:date="2018-12-09T10:09:00Z">
              <w:r w:rsidRPr="003944AD" w:rsidDel="00CF4034">
                <w:rPr>
                  <w:sz w:val="20"/>
                </w:rPr>
                <w:delText>+</w:delText>
              </w:r>
            </w:del>
          </w:p>
        </w:tc>
        <w:tc>
          <w:tcPr>
            <w:tcW w:w="1170" w:type="dxa"/>
          </w:tcPr>
          <w:p w14:paraId="4696FDCF" w14:textId="2C257779"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696" w:author="Kristijan Vrabec (kvrabec)" w:date="2018-12-09T10:09:00Z"/>
                <w:sz w:val="20"/>
              </w:rPr>
            </w:pPr>
            <w:del w:id="1697" w:author="Kristijan Vrabec (kvrabec)" w:date="2018-12-09T10:09:00Z">
              <w:r w:rsidRPr="003944AD" w:rsidDel="00CF4034">
                <w:rPr>
                  <w:sz w:val="20"/>
                </w:rPr>
                <w:delText>+</w:delText>
              </w:r>
            </w:del>
          </w:p>
        </w:tc>
        <w:tc>
          <w:tcPr>
            <w:tcW w:w="1133" w:type="dxa"/>
          </w:tcPr>
          <w:p w14:paraId="2993CF3C" w14:textId="2875B2FC"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698" w:author="Kristijan Vrabec (kvrabec)" w:date="2018-12-09T10:09:00Z"/>
                <w:sz w:val="20"/>
              </w:rPr>
            </w:pPr>
            <w:del w:id="1699" w:author="Kristijan Vrabec (kvrabec)" w:date="2018-12-09T10:09:00Z">
              <w:r w:rsidRPr="003944AD" w:rsidDel="00CF4034">
                <w:rPr>
                  <w:sz w:val="20"/>
                </w:rPr>
                <w:delText>+</w:delText>
              </w:r>
            </w:del>
          </w:p>
        </w:tc>
        <w:tc>
          <w:tcPr>
            <w:tcW w:w="1063" w:type="dxa"/>
          </w:tcPr>
          <w:p w14:paraId="2681ECE4" w14:textId="7275029D"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00" w:author="Kristijan Vrabec (kvrabec)" w:date="2018-12-09T10:09:00Z"/>
                <w:sz w:val="20"/>
              </w:rPr>
            </w:pPr>
            <w:del w:id="1701" w:author="Kristijan Vrabec (kvrabec)" w:date="2018-12-09T10:09:00Z">
              <w:r w:rsidRPr="003944AD" w:rsidDel="00CF4034">
                <w:rPr>
                  <w:sz w:val="20"/>
                </w:rPr>
                <w:delText>5</w:delText>
              </w:r>
            </w:del>
          </w:p>
        </w:tc>
      </w:tr>
      <w:tr w:rsidR="003944AD" w:rsidRPr="003944AD" w:rsidDel="00CF4034" w14:paraId="3405DF11" w14:textId="0333EA6E" w:rsidTr="003944AD">
        <w:trPr>
          <w:cantSplit/>
          <w:trHeight w:hRule="exact" w:val="397"/>
          <w:del w:id="1702" w:author="Kristijan Vrabec (kvrabec)" w:date="2018-12-09T10:09:00Z"/>
        </w:trPr>
        <w:tc>
          <w:tcPr>
            <w:cnfStyle w:val="001000000000" w:firstRow="0" w:lastRow="0" w:firstColumn="1" w:lastColumn="0" w:oddVBand="0" w:evenVBand="0" w:oddHBand="0" w:evenHBand="0" w:firstRowFirstColumn="0" w:firstRowLastColumn="0" w:lastRowFirstColumn="0" w:lastRowLastColumn="0"/>
            <w:tcW w:w="1220" w:type="dxa"/>
          </w:tcPr>
          <w:p w14:paraId="2F340743" w14:textId="1C750D5E" w:rsidR="003944AD" w:rsidRPr="003944AD" w:rsidDel="00CF4034" w:rsidRDefault="003944AD" w:rsidP="00495BE3">
            <w:pPr>
              <w:ind w:firstLine="0"/>
              <w:jc w:val="center"/>
              <w:rPr>
                <w:del w:id="1703" w:author="Kristijan Vrabec (kvrabec)" w:date="2018-12-09T10:09:00Z"/>
                <w:sz w:val="20"/>
              </w:rPr>
            </w:pPr>
            <w:del w:id="1704" w:author="Kristijan Vrabec (kvrabec)" w:date="2018-12-09T10:09:00Z">
              <w:r w:rsidRPr="003944AD" w:rsidDel="00CF4034">
                <w:rPr>
                  <w:sz w:val="20"/>
                </w:rPr>
                <w:delText>R</w:delText>
              </w:r>
            </w:del>
          </w:p>
        </w:tc>
        <w:tc>
          <w:tcPr>
            <w:tcW w:w="1064" w:type="dxa"/>
          </w:tcPr>
          <w:p w14:paraId="7A076848" w14:textId="672F9803"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05" w:author="Kristijan Vrabec (kvrabec)" w:date="2018-12-09T10:09:00Z"/>
                <w:sz w:val="20"/>
              </w:rPr>
            </w:pPr>
            <w:del w:id="1706" w:author="Kristijan Vrabec (kvrabec)" w:date="2018-12-09T10:09:00Z">
              <w:r w:rsidRPr="003944AD" w:rsidDel="00CF4034">
                <w:rPr>
                  <w:sz w:val="20"/>
                </w:rPr>
                <w:delText>+</w:delText>
              </w:r>
            </w:del>
          </w:p>
        </w:tc>
        <w:tc>
          <w:tcPr>
            <w:tcW w:w="1200" w:type="dxa"/>
          </w:tcPr>
          <w:p w14:paraId="09389549" w14:textId="7D69B080"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07" w:author="Kristijan Vrabec (kvrabec)" w:date="2018-12-09T10:09:00Z"/>
                <w:sz w:val="20"/>
              </w:rPr>
            </w:pPr>
            <w:del w:id="1708" w:author="Kristijan Vrabec (kvrabec)" w:date="2018-12-09T10:09:00Z">
              <w:r w:rsidRPr="003944AD" w:rsidDel="00CF4034">
                <w:rPr>
                  <w:sz w:val="20"/>
                </w:rPr>
                <w:delText>+</w:delText>
              </w:r>
            </w:del>
          </w:p>
        </w:tc>
        <w:tc>
          <w:tcPr>
            <w:tcW w:w="1122" w:type="dxa"/>
          </w:tcPr>
          <w:p w14:paraId="5AC3C033" w14:textId="0C60E817"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09" w:author="Kristijan Vrabec (kvrabec)" w:date="2018-12-09T10:09:00Z"/>
                <w:sz w:val="20"/>
              </w:rPr>
            </w:pPr>
            <w:del w:id="1710" w:author="Kristijan Vrabec (kvrabec)" w:date="2018-12-09T10:09:00Z">
              <w:r w:rsidRPr="003944AD" w:rsidDel="00CF4034">
                <w:rPr>
                  <w:sz w:val="20"/>
                </w:rPr>
                <w:delText>+</w:delText>
              </w:r>
            </w:del>
          </w:p>
        </w:tc>
        <w:tc>
          <w:tcPr>
            <w:tcW w:w="1200" w:type="dxa"/>
          </w:tcPr>
          <w:p w14:paraId="22B14496" w14:textId="2EE3CD34"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11" w:author="Kristijan Vrabec (kvrabec)" w:date="2018-12-09T10:09:00Z"/>
                <w:sz w:val="20"/>
              </w:rPr>
            </w:pPr>
            <w:del w:id="1712" w:author="Kristijan Vrabec (kvrabec)" w:date="2018-12-09T10:09:00Z">
              <w:r w:rsidRPr="003944AD" w:rsidDel="00CF4034">
                <w:rPr>
                  <w:sz w:val="20"/>
                </w:rPr>
                <w:delText>+</w:delText>
              </w:r>
            </w:del>
          </w:p>
        </w:tc>
        <w:tc>
          <w:tcPr>
            <w:tcW w:w="1170" w:type="dxa"/>
          </w:tcPr>
          <w:p w14:paraId="05A10317" w14:textId="6FB79455"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13" w:author="Kristijan Vrabec (kvrabec)" w:date="2018-12-09T10:09:00Z"/>
                <w:sz w:val="20"/>
              </w:rPr>
            </w:pPr>
            <w:del w:id="1714" w:author="Kristijan Vrabec (kvrabec)" w:date="2018-12-09T10:09:00Z">
              <w:r w:rsidRPr="003944AD" w:rsidDel="00CF4034">
                <w:rPr>
                  <w:sz w:val="20"/>
                </w:rPr>
                <w:delText>-</w:delText>
              </w:r>
            </w:del>
          </w:p>
        </w:tc>
        <w:tc>
          <w:tcPr>
            <w:tcW w:w="1133" w:type="dxa"/>
          </w:tcPr>
          <w:p w14:paraId="0D003F9B" w14:textId="70A556F6"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15" w:author="Kristijan Vrabec (kvrabec)" w:date="2018-12-09T10:09:00Z"/>
                <w:sz w:val="20"/>
              </w:rPr>
            </w:pPr>
            <w:del w:id="1716" w:author="Kristijan Vrabec (kvrabec)" w:date="2018-12-09T10:09:00Z">
              <w:r w:rsidRPr="003944AD" w:rsidDel="00CF4034">
                <w:rPr>
                  <w:sz w:val="20"/>
                </w:rPr>
                <w:delText>-</w:delText>
              </w:r>
            </w:del>
          </w:p>
        </w:tc>
        <w:tc>
          <w:tcPr>
            <w:tcW w:w="1063" w:type="dxa"/>
          </w:tcPr>
          <w:p w14:paraId="5D94E444" w14:textId="0B742ECB"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17" w:author="Kristijan Vrabec (kvrabec)" w:date="2018-12-09T10:09:00Z"/>
                <w:sz w:val="20"/>
              </w:rPr>
            </w:pPr>
            <w:del w:id="1718" w:author="Kristijan Vrabec (kvrabec)" w:date="2018-12-09T10:09:00Z">
              <w:r w:rsidRPr="003944AD" w:rsidDel="00CF4034">
                <w:rPr>
                  <w:sz w:val="20"/>
                </w:rPr>
                <w:delText>4</w:delText>
              </w:r>
            </w:del>
          </w:p>
        </w:tc>
      </w:tr>
      <w:tr w:rsidR="003944AD" w:rsidRPr="003944AD" w:rsidDel="00CF4034" w14:paraId="049BCC9E" w14:textId="45E8804A" w:rsidTr="003944AD">
        <w:trPr>
          <w:cnfStyle w:val="000000100000" w:firstRow="0" w:lastRow="0" w:firstColumn="0" w:lastColumn="0" w:oddVBand="0" w:evenVBand="0" w:oddHBand="1" w:evenHBand="0" w:firstRowFirstColumn="0" w:firstRowLastColumn="0" w:lastRowFirstColumn="0" w:lastRowLastColumn="0"/>
          <w:cantSplit/>
          <w:trHeight w:hRule="exact" w:val="397"/>
          <w:del w:id="1719" w:author="Kristijan Vrabec (kvrabec)" w:date="2018-12-09T10:09:00Z"/>
        </w:trPr>
        <w:tc>
          <w:tcPr>
            <w:cnfStyle w:val="001000000000" w:firstRow="0" w:lastRow="0" w:firstColumn="1" w:lastColumn="0" w:oddVBand="0" w:evenVBand="0" w:oddHBand="0" w:evenHBand="0" w:firstRowFirstColumn="0" w:firstRowLastColumn="0" w:lastRowFirstColumn="0" w:lastRowLastColumn="0"/>
            <w:tcW w:w="1220" w:type="dxa"/>
          </w:tcPr>
          <w:p w14:paraId="604B6B43" w14:textId="38501AB0" w:rsidR="003944AD" w:rsidRPr="003944AD" w:rsidDel="00CF4034" w:rsidRDefault="003944AD" w:rsidP="00495BE3">
            <w:pPr>
              <w:ind w:firstLine="0"/>
              <w:jc w:val="center"/>
              <w:rPr>
                <w:del w:id="1720" w:author="Kristijan Vrabec (kvrabec)" w:date="2018-12-09T10:09:00Z"/>
                <w:sz w:val="20"/>
              </w:rPr>
            </w:pPr>
            <w:del w:id="1721" w:author="Kristijan Vrabec (kvrabec)" w:date="2018-12-09T10:09:00Z">
              <w:r w:rsidRPr="003944AD" w:rsidDel="00CF4034">
                <w:rPr>
                  <w:sz w:val="20"/>
                </w:rPr>
                <w:delText>Octave</w:delText>
              </w:r>
            </w:del>
          </w:p>
        </w:tc>
        <w:tc>
          <w:tcPr>
            <w:tcW w:w="1064" w:type="dxa"/>
          </w:tcPr>
          <w:p w14:paraId="485ECC3F" w14:textId="0B52BED4"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22" w:author="Kristijan Vrabec (kvrabec)" w:date="2018-12-09T10:09:00Z"/>
                <w:sz w:val="20"/>
              </w:rPr>
            </w:pPr>
            <w:del w:id="1723" w:author="Kristijan Vrabec (kvrabec)" w:date="2018-12-09T10:09:00Z">
              <w:r w:rsidRPr="003944AD" w:rsidDel="00CF4034">
                <w:rPr>
                  <w:sz w:val="20"/>
                </w:rPr>
                <w:delText>+</w:delText>
              </w:r>
            </w:del>
          </w:p>
        </w:tc>
        <w:tc>
          <w:tcPr>
            <w:tcW w:w="1200" w:type="dxa"/>
          </w:tcPr>
          <w:p w14:paraId="77CE5DBB" w14:textId="5384D4B7"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24" w:author="Kristijan Vrabec (kvrabec)" w:date="2018-12-09T10:09:00Z"/>
                <w:sz w:val="20"/>
              </w:rPr>
            </w:pPr>
            <w:del w:id="1725" w:author="Kristijan Vrabec (kvrabec)" w:date="2018-12-09T10:09:00Z">
              <w:r w:rsidRPr="003944AD" w:rsidDel="00CF4034">
                <w:rPr>
                  <w:sz w:val="20"/>
                </w:rPr>
                <w:delText>+</w:delText>
              </w:r>
            </w:del>
          </w:p>
        </w:tc>
        <w:tc>
          <w:tcPr>
            <w:tcW w:w="1122" w:type="dxa"/>
          </w:tcPr>
          <w:p w14:paraId="42EECEC3" w14:textId="45B0291C"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26" w:author="Kristijan Vrabec (kvrabec)" w:date="2018-12-09T10:09:00Z"/>
                <w:sz w:val="20"/>
              </w:rPr>
            </w:pPr>
            <w:del w:id="1727" w:author="Kristijan Vrabec (kvrabec)" w:date="2018-12-09T10:09:00Z">
              <w:r w:rsidRPr="003944AD" w:rsidDel="00CF4034">
                <w:rPr>
                  <w:sz w:val="20"/>
                </w:rPr>
                <w:delText>-</w:delText>
              </w:r>
            </w:del>
          </w:p>
        </w:tc>
        <w:tc>
          <w:tcPr>
            <w:tcW w:w="1200" w:type="dxa"/>
          </w:tcPr>
          <w:p w14:paraId="5E7EE42E" w14:textId="56A41A5A"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28" w:author="Kristijan Vrabec (kvrabec)" w:date="2018-12-09T10:09:00Z"/>
                <w:sz w:val="20"/>
              </w:rPr>
            </w:pPr>
            <w:del w:id="1729" w:author="Kristijan Vrabec (kvrabec)" w:date="2018-12-09T10:09:00Z">
              <w:r w:rsidRPr="003944AD" w:rsidDel="00CF4034">
                <w:rPr>
                  <w:sz w:val="20"/>
                </w:rPr>
                <w:delText>+</w:delText>
              </w:r>
            </w:del>
          </w:p>
        </w:tc>
        <w:tc>
          <w:tcPr>
            <w:tcW w:w="1170" w:type="dxa"/>
          </w:tcPr>
          <w:p w14:paraId="4504B4A4" w14:textId="73A2FD5B"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30" w:author="Kristijan Vrabec (kvrabec)" w:date="2018-12-09T10:09:00Z"/>
                <w:sz w:val="20"/>
              </w:rPr>
            </w:pPr>
            <w:del w:id="1731" w:author="Kristijan Vrabec (kvrabec)" w:date="2018-12-09T10:09:00Z">
              <w:r w:rsidRPr="003944AD" w:rsidDel="00CF4034">
                <w:rPr>
                  <w:sz w:val="20"/>
                </w:rPr>
                <w:delText>-</w:delText>
              </w:r>
            </w:del>
          </w:p>
        </w:tc>
        <w:tc>
          <w:tcPr>
            <w:tcW w:w="1133" w:type="dxa"/>
          </w:tcPr>
          <w:p w14:paraId="6092E20D" w14:textId="4AD476CB"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32" w:author="Kristijan Vrabec (kvrabec)" w:date="2018-12-09T10:09:00Z"/>
                <w:sz w:val="20"/>
              </w:rPr>
            </w:pPr>
            <w:del w:id="1733" w:author="Kristijan Vrabec (kvrabec)" w:date="2018-12-09T10:09:00Z">
              <w:r w:rsidRPr="003944AD" w:rsidDel="00CF4034">
                <w:rPr>
                  <w:sz w:val="20"/>
                </w:rPr>
                <w:delText>-</w:delText>
              </w:r>
            </w:del>
          </w:p>
        </w:tc>
        <w:tc>
          <w:tcPr>
            <w:tcW w:w="1063" w:type="dxa"/>
          </w:tcPr>
          <w:p w14:paraId="7DF6EAD4" w14:textId="0C94DCD5" w:rsidR="003944AD" w:rsidRPr="003944AD" w:rsidDel="00CF4034" w:rsidRDefault="003944AD" w:rsidP="00495BE3">
            <w:pPr>
              <w:ind w:firstLine="0"/>
              <w:jc w:val="center"/>
              <w:cnfStyle w:val="000000100000" w:firstRow="0" w:lastRow="0" w:firstColumn="0" w:lastColumn="0" w:oddVBand="0" w:evenVBand="0" w:oddHBand="1" w:evenHBand="0" w:firstRowFirstColumn="0" w:firstRowLastColumn="0" w:lastRowFirstColumn="0" w:lastRowLastColumn="0"/>
              <w:rPr>
                <w:del w:id="1734" w:author="Kristijan Vrabec (kvrabec)" w:date="2018-12-09T10:09:00Z"/>
                <w:sz w:val="20"/>
              </w:rPr>
            </w:pPr>
            <w:del w:id="1735" w:author="Kristijan Vrabec (kvrabec)" w:date="2018-12-09T10:09:00Z">
              <w:r w:rsidRPr="003944AD" w:rsidDel="00CF4034">
                <w:rPr>
                  <w:sz w:val="20"/>
                </w:rPr>
                <w:delText>3</w:delText>
              </w:r>
            </w:del>
          </w:p>
        </w:tc>
      </w:tr>
      <w:tr w:rsidR="003944AD" w:rsidRPr="003944AD" w:rsidDel="00CF4034" w14:paraId="0C0E430D" w14:textId="65973F6B" w:rsidTr="003944AD">
        <w:trPr>
          <w:cantSplit/>
          <w:trHeight w:hRule="exact" w:val="397"/>
          <w:del w:id="1736" w:author="Kristijan Vrabec (kvrabec)" w:date="2018-12-09T10:09:00Z"/>
        </w:trPr>
        <w:tc>
          <w:tcPr>
            <w:cnfStyle w:val="001000000000" w:firstRow="0" w:lastRow="0" w:firstColumn="1" w:lastColumn="0" w:oddVBand="0" w:evenVBand="0" w:oddHBand="0" w:evenHBand="0" w:firstRowFirstColumn="0" w:firstRowLastColumn="0" w:lastRowFirstColumn="0" w:lastRowLastColumn="0"/>
            <w:tcW w:w="1220" w:type="dxa"/>
          </w:tcPr>
          <w:p w14:paraId="680577C7" w14:textId="0B89EF3E" w:rsidR="003944AD" w:rsidRPr="003944AD" w:rsidDel="00CF4034" w:rsidRDefault="003944AD" w:rsidP="00495BE3">
            <w:pPr>
              <w:ind w:firstLine="0"/>
              <w:jc w:val="center"/>
              <w:rPr>
                <w:del w:id="1737" w:author="Kristijan Vrabec (kvrabec)" w:date="2018-12-09T10:09:00Z"/>
                <w:sz w:val="20"/>
              </w:rPr>
            </w:pPr>
            <w:del w:id="1738" w:author="Kristijan Vrabec (kvrabec)" w:date="2018-12-09T10:09:00Z">
              <w:r w:rsidRPr="003944AD" w:rsidDel="00CF4034">
                <w:rPr>
                  <w:sz w:val="20"/>
                </w:rPr>
                <w:delText>Matlab</w:delText>
              </w:r>
            </w:del>
          </w:p>
        </w:tc>
        <w:tc>
          <w:tcPr>
            <w:tcW w:w="1064" w:type="dxa"/>
          </w:tcPr>
          <w:p w14:paraId="34D0F7D8" w14:textId="6D552976"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39" w:author="Kristijan Vrabec (kvrabec)" w:date="2018-12-09T10:09:00Z"/>
                <w:sz w:val="20"/>
              </w:rPr>
            </w:pPr>
            <w:del w:id="1740" w:author="Kristijan Vrabec (kvrabec)" w:date="2018-12-09T10:09:00Z">
              <w:r w:rsidRPr="003944AD" w:rsidDel="00CF4034">
                <w:rPr>
                  <w:sz w:val="20"/>
                </w:rPr>
                <w:delText>+</w:delText>
              </w:r>
            </w:del>
          </w:p>
        </w:tc>
        <w:tc>
          <w:tcPr>
            <w:tcW w:w="1200" w:type="dxa"/>
          </w:tcPr>
          <w:p w14:paraId="4FC0D82F" w14:textId="4DB3B1EE"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41" w:author="Kristijan Vrabec (kvrabec)" w:date="2018-12-09T10:09:00Z"/>
                <w:sz w:val="20"/>
              </w:rPr>
            </w:pPr>
            <w:del w:id="1742" w:author="Kristijan Vrabec (kvrabec)" w:date="2018-12-09T10:09:00Z">
              <w:r w:rsidRPr="003944AD" w:rsidDel="00CF4034">
                <w:rPr>
                  <w:sz w:val="20"/>
                </w:rPr>
                <w:delText>+</w:delText>
              </w:r>
            </w:del>
          </w:p>
        </w:tc>
        <w:tc>
          <w:tcPr>
            <w:tcW w:w="1122" w:type="dxa"/>
          </w:tcPr>
          <w:p w14:paraId="34325E30" w14:textId="68B4986C"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43" w:author="Kristijan Vrabec (kvrabec)" w:date="2018-12-09T10:09:00Z"/>
                <w:sz w:val="20"/>
              </w:rPr>
            </w:pPr>
            <w:del w:id="1744" w:author="Kristijan Vrabec (kvrabec)" w:date="2018-12-09T10:09:00Z">
              <w:r w:rsidRPr="003944AD" w:rsidDel="00CF4034">
                <w:rPr>
                  <w:sz w:val="20"/>
                </w:rPr>
                <w:delText>+</w:delText>
              </w:r>
            </w:del>
          </w:p>
        </w:tc>
        <w:tc>
          <w:tcPr>
            <w:tcW w:w="1200" w:type="dxa"/>
          </w:tcPr>
          <w:p w14:paraId="0B542C7C" w14:textId="367F585F"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45" w:author="Kristijan Vrabec (kvrabec)" w:date="2018-12-09T10:09:00Z"/>
                <w:sz w:val="20"/>
              </w:rPr>
            </w:pPr>
            <w:del w:id="1746" w:author="Kristijan Vrabec (kvrabec)" w:date="2018-12-09T10:09:00Z">
              <w:r w:rsidRPr="003944AD" w:rsidDel="00CF4034">
                <w:rPr>
                  <w:sz w:val="20"/>
                </w:rPr>
                <w:delText>-</w:delText>
              </w:r>
            </w:del>
          </w:p>
        </w:tc>
        <w:tc>
          <w:tcPr>
            <w:tcW w:w="1170" w:type="dxa"/>
          </w:tcPr>
          <w:p w14:paraId="373B4ABE" w14:textId="6CD93F02"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47" w:author="Kristijan Vrabec (kvrabec)" w:date="2018-12-09T10:09:00Z"/>
                <w:sz w:val="20"/>
              </w:rPr>
            </w:pPr>
            <w:del w:id="1748" w:author="Kristijan Vrabec (kvrabec)" w:date="2018-12-09T10:09:00Z">
              <w:r w:rsidRPr="003944AD" w:rsidDel="00CF4034">
                <w:rPr>
                  <w:sz w:val="20"/>
                </w:rPr>
                <w:delText>-</w:delText>
              </w:r>
            </w:del>
          </w:p>
        </w:tc>
        <w:tc>
          <w:tcPr>
            <w:tcW w:w="1133" w:type="dxa"/>
          </w:tcPr>
          <w:p w14:paraId="78AF2F9D" w14:textId="3E4F49AA" w:rsidR="003944AD" w:rsidRPr="003944AD" w:rsidDel="00CF4034" w:rsidRDefault="003944AD" w:rsidP="00495BE3">
            <w:pPr>
              <w:ind w:firstLine="0"/>
              <w:jc w:val="center"/>
              <w:cnfStyle w:val="000000000000" w:firstRow="0" w:lastRow="0" w:firstColumn="0" w:lastColumn="0" w:oddVBand="0" w:evenVBand="0" w:oddHBand="0" w:evenHBand="0" w:firstRowFirstColumn="0" w:firstRowLastColumn="0" w:lastRowFirstColumn="0" w:lastRowLastColumn="0"/>
              <w:rPr>
                <w:del w:id="1749" w:author="Kristijan Vrabec (kvrabec)" w:date="2018-12-09T10:09:00Z"/>
                <w:sz w:val="20"/>
              </w:rPr>
            </w:pPr>
            <w:del w:id="1750" w:author="Kristijan Vrabec (kvrabec)" w:date="2018-12-09T10:09:00Z">
              <w:r w:rsidRPr="003944AD" w:rsidDel="00CF4034">
                <w:rPr>
                  <w:sz w:val="20"/>
                </w:rPr>
                <w:delText>-</w:delText>
              </w:r>
            </w:del>
          </w:p>
        </w:tc>
        <w:tc>
          <w:tcPr>
            <w:tcW w:w="1063" w:type="dxa"/>
          </w:tcPr>
          <w:p w14:paraId="73C29D02" w14:textId="12F1E97E" w:rsidR="003944AD" w:rsidRPr="003944AD" w:rsidDel="00CF4034" w:rsidRDefault="003944AD" w:rsidP="003944AD">
            <w:pPr>
              <w:keepNext/>
              <w:ind w:firstLine="0"/>
              <w:jc w:val="center"/>
              <w:cnfStyle w:val="000000000000" w:firstRow="0" w:lastRow="0" w:firstColumn="0" w:lastColumn="0" w:oddVBand="0" w:evenVBand="0" w:oddHBand="0" w:evenHBand="0" w:firstRowFirstColumn="0" w:firstRowLastColumn="0" w:lastRowFirstColumn="0" w:lastRowLastColumn="0"/>
              <w:rPr>
                <w:del w:id="1751" w:author="Kristijan Vrabec (kvrabec)" w:date="2018-12-09T10:09:00Z"/>
                <w:sz w:val="20"/>
              </w:rPr>
            </w:pPr>
            <w:del w:id="1752" w:author="Kristijan Vrabec (kvrabec)" w:date="2018-12-09T10:09:00Z">
              <w:r w:rsidRPr="003944AD" w:rsidDel="00CF4034">
                <w:rPr>
                  <w:sz w:val="20"/>
                </w:rPr>
                <w:delText>3</w:delText>
              </w:r>
            </w:del>
          </w:p>
        </w:tc>
      </w:tr>
    </w:tbl>
    <w:p w14:paraId="26CB6F1C" w14:textId="40DF2742" w:rsidR="003E43BE" w:rsidRDefault="00CF4034" w:rsidP="00CF4034">
      <w:pPr>
        <w:rPr>
          <w:ins w:id="1753" w:author="Kristijan Vrabec (kvrabec)" w:date="2018-12-09T10:22:00Z"/>
        </w:rPr>
      </w:pPr>
      <w:ins w:id="1754" w:author="Kristijan Vrabec (kvrabec)" w:date="2018-12-09T10:17:00Z">
        <w:r>
          <w:t>Da bismo instalirali Python na lokalno računalo, potrebno je preuzeti instalacijsku datoteku sa službene stranice</w:t>
        </w:r>
      </w:ins>
      <w:ins w:id="1755" w:author="Kristijan Vrabec (kvrabec)" w:date="2018-12-09T10:18:00Z">
        <w:r w:rsidR="003E43BE">
          <w:t xml:space="preserve">, </w:t>
        </w:r>
        <w:r w:rsidR="003E43BE">
          <w:fldChar w:fldCharType="begin"/>
        </w:r>
        <w:r w:rsidR="003E43BE">
          <w:instrText xml:space="preserve"> HYPERLINK "</w:instrText>
        </w:r>
        <w:r w:rsidR="003E43BE" w:rsidRPr="003E43BE">
          <w:instrText>https://www.python.org/downloads/</w:instrText>
        </w:r>
        <w:r w:rsidR="003E43BE">
          <w:instrText xml:space="preserve">" </w:instrText>
        </w:r>
        <w:r w:rsidR="003E43BE">
          <w:fldChar w:fldCharType="separate"/>
        </w:r>
        <w:r w:rsidR="003E43BE" w:rsidRPr="00872820">
          <w:rPr>
            <w:rStyle w:val="Hyperlink"/>
          </w:rPr>
          <w:t>https://www.python.org/downloads/</w:t>
        </w:r>
        <w:r w:rsidR="003E43BE">
          <w:fldChar w:fldCharType="end"/>
        </w:r>
        <w:r w:rsidR="003E43BE">
          <w:t>. Na stranici se nudi na izbor mnogo verzija</w:t>
        </w:r>
      </w:ins>
      <w:ins w:id="1756" w:author="Kristijan Vrabec (kvrabec)" w:date="2018-12-09T10:19:00Z">
        <w:r w:rsidR="003E43BE">
          <w:t xml:space="preserve"> Python-a</w:t>
        </w:r>
      </w:ins>
      <w:ins w:id="1757" w:author="Kristijan Vrabec (kvrabec)" w:date="2018-12-09T10:18:00Z">
        <w:r w:rsidR="003E43BE">
          <w:t>,</w:t>
        </w:r>
      </w:ins>
      <w:ins w:id="1758" w:author="Kristijan Vrabec (kvrabec)" w:date="2018-12-09T10:19:00Z">
        <w:r w:rsidR="003E43BE">
          <w:t xml:space="preserve"> te mnogo vrsta instalacijskih paketa</w:t>
        </w:r>
      </w:ins>
      <w:ins w:id="1759" w:author="Kristijan Vrabec (kvrabec)" w:date="2018-12-09T10:20:00Z">
        <w:r w:rsidR="003E43BE">
          <w:t xml:space="preserve"> </w:t>
        </w:r>
      </w:ins>
      <w:ins w:id="1760" w:author="Kristijan Vrabec (kvrabec)" w:date="2018-12-09T10:21:00Z">
        <w:r w:rsidR="003E43BE">
          <w:t xml:space="preserve">poput web bazirane instalacije, offline instalacije, </w:t>
        </w:r>
        <w:proofErr w:type="spellStart"/>
        <w:r w:rsidR="003E43BE">
          <w:t>Z</w:t>
        </w:r>
      </w:ins>
      <w:ins w:id="1761" w:author="Kristijan Vrabec (kvrabec)" w:date="2018-12-09T13:35:00Z">
        <w:r w:rsidR="00F532CE">
          <w:t>ip</w:t>
        </w:r>
      </w:ins>
      <w:proofErr w:type="spellEnd"/>
      <w:ins w:id="1762" w:author="Kristijan Vrabec (kvrabec)" w:date="2018-12-09T10:21:00Z">
        <w:r w:rsidR="003E43BE">
          <w:t xml:space="preserve"> datoteke</w:t>
        </w:r>
      </w:ins>
      <w:ins w:id="1763" w:author="Kristijan Vrabec (kvrabec)" w:date="2018-12-09T10:24:00Z">
        <w:r w:rsidR="003E43BE">
          <w:t>.</w:t>
        </w:r>
      </w:ins>
    </w:p>
    <w:p w14:paraId="194F3ED4" w14:textId="21F43183" w:rsidR="003E43BE" w:rsidRDefault="003E43BE">
      <w:pPr>
        <w:pStyle w:val="NoSpacing"/>
        <w:keepNext/>
        <w:rPr>
          <w:ins w:id="1764" w:author="Kristijan Vrabec (kvrabec)" w:date="2018-12-09T10:23:00Z"/>
        </w:rPr>
        <w:pPrChange w:id="1765" w:author="Kristijan Vrabec (kvrabec)" w:date="2018-12-09T10:23:00Z">
          <w:pPr>
            <w:pStyle w:val="NoSpacing"/>
          </w:pPr>
        </w:pPrChange>
      </w:pPr>
      <w:ins w:id="1766" w:author="Kristijan Vrabec (kvrabec)" w:date="2018-12-09T10:22:00Z">
        <w:r>
          <w:rPr>
            <w:noProof/>
          </w:rPr>
          <w:drawing>
            <wp:inline distT="0" distB="0" distL="0" distR="0" wp14:anchorId="667859FD" wp14:editId="0B583A88">
              <wp:extent cx="576072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111"/>
                      <a:stretch/>
                    </pic:blipFill>
                    <pic:spPr bwMode="auto">
                      <a:xfrm>
                        <a:off x="0" y="0"/>
                        <a:ext cx="5760720" cy="1847850"/>
                      </a:xfrm>
                      <a:prstGeom prst="rect">
                        <a:avLst/>
                      </a:prstGeom>
                      <a:ln>
                        <a:noFill/>
                      </a:ln>
                      <a:extLst>
                        <a:ext uri="{53640926-AAD7-44D8-BBD7-CCE9431645EC}">
                          <a14:shadowObscured xmlns:a14="http://schemas.microsoft.com/office/drawing/2010/main"/>
                        </a:ext>
                      </a:extLst>
                    </pic:spPr>
                  </pic:pic>
                </a:graphicData>
              </a:graphic>
            </wp:inline>
          </w:drawing>
        </w:r>
      </w:ins>
    </w:p>
    <w:p w14:paraId="102A0038" w14:textId="35A97469" w:rsidR="003E43BE" w:rsidRPr="003E43BE" w:rsidRDefault="003E43BE">
      <w:pPr>
        <w:pStyle w:val="Caption"/>
        <w:ind w:firstLine="0"/>
        <w:jc w:val="center"/>
        <w:rPr>
          <w:ins w:id="1767" w:author="Kristijan Vrabec (kvrabec)" w:date="2018-12-09T10:23:00Z"/>
          <w:sz w:val="20"/>
          <w:rPrChange w:id="1768" w:author="Kristijan Vrabec (kvrabec)" w:date="2018-12-09T10:23:00Z">
            <w:rPr>
              <w:ins w:id="1769" w:author="Kristijan Vrabec (kvrabec)" w:date="2018-12-09T10:23:00Z"/>
            </w:rPr>
          </w:rPrChange>
        </w:rPr>
        <w:pPrChange w:id="1770" w:author="Kristijan Vrabec (kvrabec)" w:date="2018-12-09T10:23:00Z">
          <w:pPr>
            <w:pStyle w:val="Caption"/>
          </w:pPr>
        </w:pPrChange>
      </w:pPr>
      <w:bookmarkStart w:id="1771" w:name="_Toc532138248"/>
      <w:ins w:id="1772" w:author="Kristijan Vrabec (kvrabec)" w:date="2018-12-09T10:23:00Z">
        <w:r w:rsidRPr="003E43BE">
          <w:rPr>
            <w:sz w:val="20"/>
            <w:rPrChange w:id="1773" w:author="Kristijan Vrabec (kvrabec)" w:date="2018-12-09T10:23:00Z">
              <w:rPr/>
            </w:rPrChange>
          </w:rPr>
          <w:t xml:space="preserve">Slika </w:t>
        </w:r>
        <w:r w:rsidRPr="003E43BE">
          <w:rPr>
            <w:sz w:val="20"/>
            <w:rPrChange w:id="1774" w:author="Kristijan Vrabec (kvrabec)" w:date="2018-12-09T10:23:00Z">
              <w:rPr/>
            </w:rPrChange>
          </w:rPr>
          <w:fldChar w:fldCharType="begin"/>
        </w:r>
        <w:r w:rsidRPr="003E43BE">
          <w:rPr>
            <w:sz w:val="20"/>
            <w:rPrChange w:id="1775" w:author="Kristijan Vrabec (kvrabec)" w:date="2018-12-09T10:23:00Z">
              <w:rPr/>
            </w:rPrChange>
          </w:rPr>
          <w:instrText xml:space="preserve"> SEQ Slika \* ARABIC </w:instrText>
        </w:r>
      </w:ins>
      <w:r w:rsidRPr="003E43BE">
        <w:rPr>
          <w:sz w:val="20"/>
          <w:rPrChange w:id="1776" w:author="Kristijan Vrabec (kvrabec)" w:date="2018-12-09T10:23:00Z">
            <w:rPr/>
          </w:rPrChange>
        </w:rPr>
        <w:fldChar w:fldCharType="separate"/>
      </w:r>
      <w:ins w:id="1777" w:author="Kristijan Vrabec (kvrabec)" w:date="2018-12-10T19:34:00Z">
        <w:r w:rsidR="00895B34">
          <w:rPr>
            <w:noProof/>
            <w:sz w:val="20"/>
          </w:rPr>
          <w:t>15</w:t>
        </w:r>
      </w:ins>
      <w:ins w:id="1778" w:author="Kristijan Vrabec (kvrabec)" w:date="2018-12-09T10:23:00Z">
        <w:r w:rsidRPr="003E43BE">
          <w:rPr>
            <w:sz w:val="20"/>
            <w:rPrChange w:id="1779" w:author="Kristijan Vrabec (kvrabec)" w:date="2018-12-09T10:23:00Z">
              <w:rPr/>
            </w:rPrChange>
          </w:rPr>
          <w:fldChar w:fldCharType="end"/>
        </w:r>
        <w:r w:rsidRPr="003E43BE">
          <w:rPr>
            <w:sz w:val="20"/>
            <w:rPrChange w:id="1780" w:author="Kristijan Vrabec (kvrabec)" w:date="2018-12-09T10:23:00Z">
              <w:rPr/>
            </w:rPrChange>
          </w:rPr>
          <w:t xml:space="preserve"> Mnogobrojan izbor verzija za preuzimanje Python programskoj jezika</w:t>
        </w:r>
        <w:bookmarkEnd w:id="1771"/>
      </w:ins>
    </w:p>
    <w:p w14:paraId="5D2E52F5" w14:textId="43B1DE79" w:rsidR="003944AD" w:rsidDel="00BD6B4C" w:rsidRDefault="003E43BE" w:rsidP="003E43BE">
      <w:pPr>
        <w:rPr>
          <w:del w:id="1781" w:author="Kristijan Vrabec (kvrabec)" w:date="2018-12-09T10:09:00Z"/>
        </w:rPr>
      </w:pPr>
      <w:ins w:id="1782" w:author="Kristijan Vrabec (kvrabec)" w:date="2018-12-09T10:24:00Z">
        <w:r>
          <w:t xml:space="preserve">Nakon preuzimanja, potrebno je pokrenuti instalacijski paket. </w:t>
        </w:r>
      </w:ins>
      <w:ins w:id="1783" w:author="Kristijan Vrabec (kvrabec)" w:date="2018-12-09T10:26:00Z">
        <w:r>
          <w:t xml:space="preserve">Nakon otvaranja instalacijskog paketa, </w:t>
        </w:r>
      </w:ins>
      <w:ins w:id="1784" w:author="Kristijan Vrabec (kvrabec)" w:date="2018-12-09T10:27:00Z">
        <w:r w:rsidR="00E239F5">
          <w:t>potrebno je na prozoru kliknuti „</w:t>
        </w:r>
        <w:proofErr w:type="spellStart"/>
        <w:r w:rsidR="00E239F5">
          <w:t>Add</w:t>
        </w:r>
        <w:proofErr w:type="spellEnd"/>
        <w:r w:rsidR="00E239F5">
          <w:t xml:space="preserve"> Python 3.7 to PATH“ </w:t>
        </w:r>
      </w:ins>
      <w:ins w:id="1785" w:author="Kristijan Vrabec (kvrabec)" w:date="2018-12-09T10:28:00Z">
        <w:r w:rsidR="00BD6B4C" w:rsidRPr="00BD6B4C">
          <w:t>okvir za izbor</w:t>
        </w:r>
        <w:r w:rsidR="00BD6B4C">
          <w:t xml:space="preserve"> (eng. </w:t>
        </w:r>
        <w:proofErr w:type="spellStart"/>
        <w:r w:rsidR="00BD6B4C">
          <w:t>checkbox</w:t>
        </w:r>
        <w:proofErr w:type="spellEnd"/>
        <w:r w:rsidR="00BD6B4C">
          <w:t>) kako bi se olakšalo korištenje i p</w:t>
        </w:r>
      </w:ins>
      <w:ins w:id="1786" w:author="Kristijan Vrabec (kvrabec)" w:date="2018-12-09T10:29:00Z">
        <w:r w:rsidR="00BD6B4C">
          <w:t>okretanje Python aplikacija.</w:t>
        </w:r>
      </w:ins>
      <w:del w:id="1787" w:author="Kristijan Vrabec (kvrabec)" w:date="2018-12-09T10:09:00Z">
        <w:r w:rsidR="003944AD" w:rsidDel="00CF4034">
          <w:br/>
        </w:r>
        <w:r w:rsidR="003944AD" w:rsidRPr="003944AD" w:rsidDel="00CF4034">
          <w:delText xml:space="preserve">Tablica </w:delText>
        </w:r>
        <w:r w:rsidR="003944AD" w:rsidRPr="003944AD" w:rsidDel="00CF4034">
          <w:fldChar w:fldCharType="begin"/>
        </w:r>
        <w:r w:rsidR="003944AD" w:rsidRPr="003944AD" w:rsidDel="00CF4034">
          <w:delInstrText xml:space="preserve"> SEQ Tablica \* ARABIC </w:delInstrText>
        </w:r>
        <w:r w:rsidR="003944AD" w:rsidRPr="003944AD" w:rsidDel="00CF4034">
          <w:fldChar w:fldCharType="separate"/>
        </w:r>
        <w:r w:rsidR="003944AD" w:rsidRPr="003944AD" w:rsidDel="00CF4034">
          <w:rPr>
            <w:noProof/>
          </w:rPr>
          <w:delText>1</w:delText>
        </w:r>
        <w:r w:rsidR="003944AD" w:rsidRPr="003944AD" w:rsidDel="00CF4034">
          <w:fldChar w:fldCharType="end"/>
        </w:r>
        <w:r w:rsidR="003944AD" w:rsidDel="00CF4034">
          <w:delText xml:space="preserve"> Usporedba programskih jezika</w:delText>
        </w:r>
      </w:del>
    </w:p>
    <w:p w14:paraId="19B09895" w14:textId="77777777" w:rsidR="00BD6B4C" w:rsidRDefault="00BD6B4C">
      <w:pPr>
        <w:rPr>
          <w:ins w:id="1788" w:author="Kristijan Vrabec (kvrabec)" w:date="2018-12-09T10:29:00Z"/>
        </w:rPr>
        <w:pPrChange w:id="1789" w:author="Kristijan Vrabec (kvrabec)" w:date="2018-12-09T10:23:00Z">
          <w:pPr>
            <w:pStyle w:val="Caption"/>
            <w:jc w:val="center"/>
          </w:pPr>
        </w:pPrChange>
      </w:pPr>
    </w:p>
    <w:p w14:paraId="7AFDE2F1" w14:textId="414BF85C" w:rsidR="00BD6B4C" w:rsidRDefault="00BD6B4C">
      <w:pPr>
        <w:pStyle w:val="NoSpacing"/>
        <w:keepNext/>
        <w:rPr>
          <w:ins w:id="1790" w:author="Kristijan Vrabec (kvrabec)" w:date="2018-12-09T10:30:00Z"/>
        </w:rPr>
        <w:pPrChange w:id="1791" w:author="Kristijan Vrabec (kvrabec)" w:date="2018-12-09T10:30:00Z">
          <w:pPr>
            <w:pStyle w:val="NoSpacing"/>
          </w:pPr>
        </w:pPrChange>
      </w:pPr>
      <w:ins w:id="1792" w:author="Kristijan Vrabec (kvrabec)" w:date="2018-12-09T10:29:00Z">
        <w:r>
          <w:rPr>
            <w:noProof/>
          </w:rPr>
          <w:drawing>
            <wp:inline distT="0" distB="0" distL="0" distR="0" wp14:anchorId="54C6428C" wp14:editId="68D355C0">
              <wp:extent cx="5941227" cy="3657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3878" cy="3690014"/>
                      </a:xfrm>
                      <a:prstGeom prst="rect">
                        <a:avLst/>
                      </a:prstGeom>
                    </pic:spPr>
                  </pic:pic>
                </a:graphicData>
              </a:graphic>
            </wp:inline>
          </w:drawing>
        </w:r>
      </w:ins>
    </w:p>
    <w:p w14:paraId="78F8271E" w14:textId="5365C0D7" w:rsidR="00BD6B4C" w:rsidRDefault="00BD6B4C" w:rsidP="00BD6B4C">
      <w:pPr>
        <w:pStyle w:val="Caption"/>
        <w:ind w:firstLine="0"/>
        <w:jc w:val="center"/>
        <w:rPr>
          <w:ins w:id="1793" w:author="Kristijan Vrabec (kvrabec)" w:date="2018-12-09T10:31:00Z"/>
          <w:sz w:val="20"/>
        </w:rPr>
      </w:pPr>
      <w:bookmarkStart w:id="1794" w:name="_Toc532138249"/>
      <w:ins w:id="1795" w:author="Kristijan Vrabec (kvrabec)" w:date="2018-12-09T10:30:00Z">
        <w:r w:rsidRPr="00BD6B4C">
          <w:rPr>
            <w:sz w:val="20"/>
            <w:rPrChange w:id="1796" w:author="Kristijan Vrabec (kvrabec)" w:date="2018-12-09T10:30:00Z">
              <w:rPr/>
            </w:rPrChange>
          </w:rPr>
          <w:t xml:space="preserve">Slika </w:t>
        </w:r>
        <w:r w:rsidRPr="00BD6B4C">
          <w:rPr>
            <w:sz w:val="20"/>
            <w:rPrChange w:id="1797" w:author="Kristijan Vrabec (kvrabec)" w:date="2018-12-09T10:30:00Z">
              <w:rPr/>
            </w:rPrChange>
          </w:rPr>
          <w:fldChar w:fldCharType="begin"/>
        </w:r>
        <w:r w:rsidRPr="00BD6B4C">
          <w:rPr>
            <w:sz w:val="20"/>
            <w:rPrChange w:id="1798" w:author="Kristijan Vrabec (kvrabec)" w:date="2018-12-09T10:30:00Z">
              <w:rPr/>
            </w:rPrChange>
          </w:rPr>
          <w:instrText xml:space="preserve"> SEQ Slika \* ARABIC </w:instrText>
        </w:r>
      </w:ins>
      <w:r w:rsidRPr="00BD6B4C">
        <w:rPr>
          <w:sz w:val="20"/>
          <w:rPrChange w:id="1799" w:author="Kristijan Vrabec (kvrabec)" w:date="2018-12-09T10:30:00Z">
            <w:rPr/>
          </w:rPrChange>
        </w:rPr>
        <w:fldChar w:fldCharType="separate"/>
      </w:r>
      <w:ins w:id="1800" w:author="Kristijan Vrabec (kvrabec)" w:date="2018-12-10T19:34:00Z">
        <w:r w:rsidR="00895B34">
          <w:rPr>
            <w:noProof/>
            <w:sz w:val="20"/>
          </w:rPr>
          <w:t>16</w:t>
        </w:r>
      </w:ins>
      <w:ins w:id="1801" w:author="Kristijan Vrabec (kvrabec)" w:date="2018-12-09T10:30:00Z">
        <w:r w:rsidRPr="00BD6B4C">
          <w:rPr>
            <w:sz w:val="20"/>
            <w:rPrChange w:id="1802" w:author="Kristijan Vrabec (kvrabec)" w:date="2018-12-09T10:30:00Z">
              <w:rPr/>
            </w:rPrChange>
          </w:rPr>
          <w:fldChar w:fldCharType="end"/>
        </w:r>
        <w:r w:rsidRPr="00BD6B4C">
          <w:rPr>
            <w:sz w:val="20"/>
            <w:rPrChange w:id="1803" w:author="Kristijan Vrabec (kvrabec)" w:date="2018-12-09T10:30:00Z">
              <w:rPr/>
            </w:rPrChange>
          </w:rPr>
          <w:t xml:space="preserve"> Python instalacijski prozor</w:t>
        </w:r>
      </w:ins>
      <w:bookmarkEnd w:id="1794"/>
    </w:p>
    <w:p w14:paraId="602F7F42" w14:textId="679CBA64" w:rsidR="00BD6B4C" w:rsidRDefault="00BD6B4C" w:rsidP="00BD6B4C">
      <w:pPr>
        <w:rPr>
          <w:ins w:id="1804" w:author="Kristijan Vrabec (kvrabec)" w:date="2018-12-09T10:38:00Z"/>
        </w:rPr>
      </w:pPr>
      <w:ins w:id="1805" w:author="Kristijan Vrabec (kvrabec)" w:date="2018-12-09T10:31:00Z">
        <w:r>
          <w:lastRenderedPageBreak/>
          <w:t>Preostalo je još samo kliknuti „</w:t>
        </w:r>
        <w:proofErr w:type="spellStart"/>
        <w:r>
          <w:t>Install</w:t>
        </w:r>
        <w:proofErr w:type="spellEnd"/>
        <w:r>
          <w:t xml:space="preserve"> </w:t>
        </w:r>
        <w:proofErr w:type="spellStart"/>
        <w:r>
          <w:t>Now</w:t>
        </w:r>
        <w:proofErr w:type="spellEnd"/>
        <w:r>
          <w:t xml:space="preserve">“ i pričekati da se proces završi. </w:t>
        </w:r>
      </w:ins>
      <w:ins w:id="1806" w:author="Kristijan Vrabec (kvrabec)" w:date="2018-12-09T10:34:00Z">
        <w:r>
          <w:t>Kako bi veri</w:t>
        </w:r>
      </w:ins>
      <w:ins w:id="1807" w:author="Kristijan Vrabec (kvrabec)" w:date="2018-12-09T10:35:00Z">
        <w:r>
          <w:t>ficirali instalacijski proces, potrebno je pokrenuti „</w:t>
        </w:r>
        <w:proofErr w:type="spellStart"/>
        <w:r>
          <w:t>Command</w:t>
        </w:r>
        <w:proofErr w:type="spellEnd"/>
        <w:r>
          <w:t xml:space="preserve"> </w:t>
        </w:r>
        <w:proofErr w:type="spellStart"/>
        <w:r>
          <w:t>Prompt</w:t>
        </w:r>
        <w:proofErr w:type="spellEnd"/>
        <w:r>
          <w:t xml:space="preserve">“ (CMD). </w:t>
        </w:r>
      </w:ins>
      <w:ins w:id="1808" w:author="Kristijan Vrabec (kvrabec)" w:date="2018-12-09T10:36:00Z">
        <w:r>
          <w:t xml:space="preserve">CMD se može pokrenuti pritiskom na „Windows“ tipku i slovo </w:t>
        </w:r>
      </w:ins>
      <w:ins w:id="1809" w:author="Kristijan Vrabec (kvrabec)" w:date="2018-12-09T10:37:00Z">
        <w:r>
          <w:t>„</w:t>
        </w:r>
      </w:ins>
      <w:ins w:id="1810" w:author="Kristijan Vrabec (kvrabec)" w:date="2018-12-09T10:36:00Z">
        <w:r>
          <w:t>R</w:t>
        </w:r>
      </w:ins>
      <w:ins w:id="1811" w:author="Kristijan Vrabec (kvrabec)" w:date="2018-12-09T10:37:00Z">
        <w:r>
          <w:t>“</w:t>
        </w:r>
      </w:ins>
      <w:ins w:id="1812" w:author="Kristijan Vrabec (kvrabec)" w:date="2018-12-09T10:36:00Z">
        <w:r>
          <w:t xml:space="preserve"> u isto vrijeme, čime se otvara dijalog. U dijalog je potrebno upisati „</w:t>
        </w:r>
        <w:proofErr w:type="spellStart"/>
        <w:r>
          <w:t>cmd</w:t>
        </w:r>
        <w:proofErr w:type="spellEnd"/>
        <w:r>
          <w:t xml:space="preserve">“ te pritisnuti </w:t>
        </w:r>
      </w:ins>
      <w:ins w:id="1813" w:author="Kristijan Vrabec (kvrabec)" w:date="2018-12-09T10:37:00Z">
        <w:r>
          <w:t>„Enter“, čime dobivamo željeni CMD.</w:t>
        </w:r>
      </w:ins>
      <w:ins w:id="1814" w:author="Kristijan Vrabec (kvrabec)" w:date="2018-12-09T10:38:00Z">
        <w:r>
          <w:t xml:space="preserve"> Verifikacija se može obaviti na nekoliko načina. Prvi je</w:t>
        </w:r>
        <w:r w:rsidR="003E48B9">
          <w:t xml:space="preserve"> upisivanjem sljedeće komande:</w:t>
        </w:r>
      </w:ins>
    </w:p>
    <w:p w14:paraId="02A770F0" w14:textId="40CE14A7" w:rsidR="003E48B9" w:rsidRDefault="003E48B9" w:rsidP="003E48B9">
      <w:pPr>
        <w:rPr>
          <w:ins w:id="1815" w:author="Kristijan Vrabec (kvrabec)" w:date="2018-12-09T10:39:00Z"/>
          <w:rFonts w:ascii="Courier New" w:hAnsi="Courier New" w:cs="Courier New"/>
        </w:rPr>
      </w:pPr>
      <w:proofErr w:type="spellStart"/>
      <w:ins w:id="1816" w:author="Kristijan Vrabec (kvrabec)" w:date="2018-12-09T10:39:00Z">
        <w:r>
          <w:rPr>
            <w:rFonts w:ascii="Courier New" w:hAnsi="Courier New" w:cs="Courier New"/>
          </w:rPr>
          <w:t>python</w:t>
        </w:r>
        <w:proofErr w:type="spellEnd"/>
      </w:ins>
    </w:p>
    <w:p w14:paraId="01902255" w14:textId="77777777" w:rsidR="003E48B9" w:rsidRDefault="003E48B9" w:rsidP="003E48B9">
      <w:pPr>
        <w:ind w:firstLine="0"/>
        <w:rPr>
          <w:ins w:id="1817" w:author="Kristijan Vrabec (kvrabec)" w:date="2018-12-09T10:40:00Z"/>
        </w:rPr>
      </w:pPr>
      <w:ins w:id="1818" w:author="Kristijan Vrabec (kvrabec)" w:date="2018-12-09T10:39:00Z">
        <w:r>
          <w:t>čime se u CMD prozoru ispisuje tekst sljedećeg tipa:</w:t>
        </w:r>
      </w:ins>
    </w:p>
    <w:p w14:paraId="23B69550" w14:textId="77777777" w:rsidR="003E48B9" w:rsidRDefault="003E48B9" w:rsidP="003E48B9">
      <w:pPr>
        <w:ind w:firstLine="0"/>
        <w:rPr>
          <w:ins w:id="1819" w:author="Kristijan Vrabec (kvrabec)" w:date="2018-12-09T10:40:00Z"/>
          <w:rFonts w:ascii="Courier New" w:hAnsi="Courier New" w:cs="Courier New"/>
        </w:rPr>
      </w:pPr>
      <w:ins w:id="1820" w:author="Kristijan Vrabec (kvrabec)" w:date="2018-12-09T10:40:00Z">
        <w:r w:rsidRPr="003E48B9">
          <w:rPr>
            <w:rFonts w:ascii="Courier New" w:hAnsi="Courier New" w:cs="Courier New"/>
            <w:rPrChange w:id="1821" w:author="Kristijan Vrabec (kvrabec)" w:date="2018-12-09T10:40:00Z">
              <w:rPr/>
            </w:rPrChange>
          </w:rPr>
          <w:t xml:space="preserve">Python 2.7.13 (v2.7.13:a06454b1afa1, </w:t>
        </w:r>
        <w:proofErr w:type="spellStart"/>
        <w:r w:rsidRPr="003E48B9">
          <w:rPr>
            <w:rFonts w:ascii="Courier New" w:hAnsi="Courier New" w:cs="Courier New"/>
            <w:rPrChange w:id="1822" w:author="Kristijan Vrabec (kvrabec)" w:date="2018-12-09T10:40:00Z">
              <w:rPr/>
            </w:rPrChange>
          </w:rPr>
          <w:t>Dec</w:t>
        </w:r>
        <w:proofErr w:type="spellEnd"/>
        <w:r w:rsidRPr="003E48B9">
          <w:rPr>
            <w:rFonts w:ascii="Courier New" w:hAnsi="Courier New" w:cs="Courier New"/>
            <w:rPrChange w:id="1823" w:author="Kristijan Vrabec (kvrabec)" w:date="2018-12-09T10:40:00Z">
              <w:rPr/>
            </w:rPrChange>
          </w:rPr>
          <w:t xml:space="preserve"> 17 2016, 20:53:40) [MSC v.1500 64 bit (AMD64)] on win32</w:t>
        </w:r>
      </w:ins>
    </w:p>
    <w:p w14:paraId="47EBB3F2" w14:textId="77777777" w:rsidR="003E48B9" w:rsidRDefault="003E48B9" w:rsidP="003E48B9">
      <w:pPr>
        <w:ind w:firstLine="0"/>
        <w:rPr>
          <w:ins w:id="1824" w:author="Kristijan Vrabec (kvrabec)" w:date="2018-12-09T10:41:00Z"/>
        </w:rPr>
      </w:pPr>
      <w:ins w:id="1825" w:author="Kristijan Vrabec (kvrabec)" w:date="2018-12-09T10:40:00Z">
        <w:r>
          <w:t>Ako je na računalu instalirano više verzija Python-a, pri pokretanju je potrebno spe</w:t>
        </w:r>
      </w:ins>
      <w:ins w:id="1826" w:author="Kristijan Vrabec (kvrabec)" w:date="2018-12-09T10:41:00Z">
        <w:r>
          <w:t>cificirati verziju koju želimo pokrenuti. TO je moguće sljedećom komandom:</w:t>
        </w:r>
      </w:ins>
    </w:p>
    <w:p w14:paraId="6DBD5179" w14:textId="77777777" w:rsidR="003E48B9" w:rsidRDefault="003E48B9" w:rsidP="003E48B9">
      <w:pPr>
        <w:ind w:firstLine="0"/>
        <w:rPr>
          <w:ins w:id="1827" w:author="Kristijan Vrabec (kvrabec)" w:date="2018-12-09T10:42:00Z"/>
          <w:rFonts w:ascii="Courier New" w:hAnsi="Courier New" w:cs="Courier New"/>
        </w:rPr>
      </w:pPr>
      <w:proofErr w:type="spellStart"/>
      <w:ins w:id="1828" w:author="Kristijan Vrabec (kvrabec)" w:date="2018-12-09T10:41:00Z">
        <w:r>
          <w:rPr>
            <w:rFonts w:ascii="Courier New" w:hAnsi="Courier New" w:cs="Courier New"/>
          </w:rPr>
          <w:t>py</w:t>
        </w:r>
        <w:proofErr w:type="spellEnd"/>
        <w:r>
          <w:rPr>
            <w:rFonts w:ascii="Courier New" w:hAnsi="Courier New" w:cs="Courier New"/>
          </w:rPr>
          <w:t xml:space="preserve"> -3.7</w:t>
        </w:r>
      </w:ins>
    </w:p>
    <w:p w14:paraId="740C6B4D" w14:textId="77777777" w:rsidR="003E48B9" w:rsidRDefault="003E48B9" w:rsidP="003E48B9">
      <w:pPr>
        <w:ind w:firstLine="0"/>
        <w:rPr>
          <w:ins w:id="1829" w:author="Kristijan Vrabec (kvrabec)" w:date="2018-12-09T10:45:00Z"/>
        </w:rPr>
      </w:pPr>
      <w:ins w:id="1830" w:author="Kristijan Vrabec (kvrabec)" w:date="2018-12-09T10:42:00Z">
        <w:r>
          <w:t xml:space="preserve">gdje je parametar „3.7“ verzija koju želimo pokrenuti. </w:t>
        </w:r>
      </w:ins>
      <w:ins w:id="1831" w:author="Kristijan Vrabec (kvrabec)" w:date="2018-12-09T10:43:00Z">
        <w:r>
          <w:t>Provjeravanje ver</w:t>
        </w:r>
      </w:ins>
      <w:ins w:id="1832" w:author="Kristijan Vrabec (kvrabec)" w:date="2018-12-09T10:44:00Z">
        <w:r>
          <w:t>zije koja se pokreće upisivanjem komande „</w:t>
        </w:r>
        <w:proofErr w:type="spellStart"/>
        <w:r>
          <w:t>python</w:t>
        </w:r>
        <w:proofErr w:type="spellEnd"/>
        <w:r>
          <w:t xml:space="preserve">“ moguće je </w:t>
        </w:r>
      </w:ins>
      <w:ins w:id="1833" w:author="Kristijan Vrabec (kvrabec)" w:date="2018-12-09T10:45:00Z">
        <w:r>
          <w:t>na sljedeći način:</w:t>
        </w:r>
      </w:ins>
    </w:p>
    <w:p w14:paraId="03423E22" w14:textId="4EE02AE2" w:rsidR="003E48B9" w:rsidRDefault="003E48B9" w:rsidP="003E48B9">
      <w:pPr>
        <w:ind w:firstLine="0"/>
        <w:rPr>
          <w:ins w:id="1834" w:author="Kristijan Vrabec (kvrabec)" w:date="2018-12-09T10:45:00Z"/>
          <w:rFonts w:ascii="Courier New" w:hAnsi="Courier New" w:cs="Courier New"/>
        </w:rPr>
      </w:pPr>
      <w:proofErr w:type="spellStart"/>
      <w:ins w:id="1835" w:author="Kristijan Vrabec (kvrabec)" w:date="2018-12-09T10:45:00Z">
        <w:r>
          <w:rPr>
            <w:rFonts w:ascii="Courier New" w:hAnsi="Courier New" w:cs="Courier New"/>
          </w:rPr>
          <w:t>python</w:t>
        </w:r>
        <w:proofErr w:type="spellEnd"/>
        <w:r>
          <w:rPr>
            <w:rFonts w:ascii="Courier New" w:hAnsi="Courier New" w:cs="Courier New"/>
          </w:rPr>
          <w:t xml:space="preserve"> –-</w:t>
        </w:r>
        <w:proofErr w:type="spellStart"/>
        <w:r>
          <w:rPr>
            <w:rFonts w:ascii="Courier New" w:hAnsi="Courier New" w:cs="Courier New"/>
          </w:rPr>
          <w:t>version</w:t>
        </w:r>
        <w:proofErr w:type="spellEnd"/>
      </w:ins>
    </w:p>
    <w:p w14:paraId="0948472D" w14:textId="77777777" w:rsidR="003E48B9" w:rsidRDefault="003E48B9" w:rsidP="003E48B9">
      <w:pPr>
        <w:ind w:firstLine="0"/>
        <w:rPr>
          <w:ins w:id="1836" w:author="Kristijan Vrabec (kvrabec)" w:date="2018-12-09T10:45:00Z"/>
        </w:rPr>
      </w:pPr>
      <w:ins w:id="1837" w:author="Kristijan Vrabec (kvrabec)" w:date="2018-12-09T10:45:00Z">
        <w:r>
          <w:t>nakon čega se dobije izlaz sljedećeg tipa:</w:t>
        </w:r>
      </w:ins>
    </w:p>
    <w:p w14:paraId="46A38EE3" w14:textId="77777777" w:rsidR="003E48B9" w:rsidRDefault="003E48B9" w:rsidP="003E48B9">
      <w:pPr>
        <w:ind w:firstLine="0"/>
        <w:rPr>
          <w:ins w:id="1838" w:author="Kristijan Vrabec (kvrabec)" w:date="2018-12-09T10:46:00Z"/>
          <w:rFonts w:ascii="Courier New" w:hAnsi="Courier New" w:cs="Courier New"/>
        </w:rPr>
      </w:pPr>
      <w:ins w:id="1839" w:author="Kristijan Vrabec (kvrabec)" w:date="2018-12-09T10:46:00Z">
        <w:r w:rsidRPr="003E48B9">
          <w:rPr>
            <w:rFonts w:ascii="Courier New" w:hAnsi="Courier New" w:cs="Courier New"/>
            <w:rPrChange w:id="1840" w:author="Kristijan Vrabec (kvrabec)" w:date="2018-12-09T10:46:00Z">
              <w:rPr/>
            </w:rPrChange>
          </w:rPr>
          <w:t>Python 2.7.13</w:t>
        </w:r>
      </w:ins>
    </w:p>
    <w:p w14:paraId="1FB8F3F6" w14:textId="77777777" w:rsidR="003E48B9" w:rsidRDefault="003E48B9" w:rsidP="003E48B9">
      <w:pPr>
        <w:ind w:firstLine="0"/>
        <w:rPr>
          <w:ins w:id="1841" w:author="Kristijan Vrabec (kvrabec)" w:date="2018-12-09T10:47:00Z"/>
        </w:rPr>
      </w:pPr>
      <w:ins w:id="1842" w:author="Kristijan Vrabec (kvrabec)" w:date="2018-12-09T10:46:00Z">
        <w:r>
          <w:t xml:space="preserve">Izlazak iz komandne linije </w:t>
        </w:r>
      </w:ins>
      <w:ins w:id="1843" w:author="Kristijan Vrabec (kvrabec)" w:date="2018-12-09T10:47:00Z">
        <w:r>
          <w:t>Python-a može se odraditi komandom „</w:t>
        </w:r>
        <w:proofErr w:type="spellStart"/>
        <w:r>
          <w:t>exit</w:t>
        </w:r>
        <w:proofErr w:type="spellEnd"/>
        <w:r>
          <w:t>()“.</w:t>
        </w:r>
      </w:ins>
    </w:p>
    <w:p w14:paraId="3B6C49B0" w14:textId="535FBB2D" w:rsidR="003E48B9" w:rsidRDefault="003E48B9">
      <w:pPr>
        <w:pStyle w:val="NoSpacing"/>
        <w:keepNext/>
        <w:rPr>
          <w:ins w:id="1844" w:author="Kristijan Vrabec (kvrabec)" w:date="2018-12-09T10:48:00Z"/>
        </w:rPr>
        <w:pPrChange w:id="1845" w:author="Kristijan Vrabec (kvrabec)" w:date="2018-12-09T10:48:00Z">
          <w:pPr>
            <w:pStyle w:val="NoSpacing"/>
          </w:pPr>
        </w:pPrChange>
      </w:pPr>
      <w:ins w:id="1846" w:author="Kristijan Vrabec (kvrabec)" w:date="2018-12-09T10:47:00Z">
        <w:r>
          <w:rPr>
            <w:noProof/>
          </w:rPr>
          <w:drawing>
            <wp:inline distT="0" distB="0" distL="0" distR="0" wp14:anchorId="0E960419" wp14:editId="587D70B2">
              <wp:extent cx="5760720" cy="1536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36065"/>
                      </a:xfrm>
                      <a:prstGeom prst="rect">
                        <a:avLst/>
                      </a:prstGeom>
                    </pic:spPr>
                  </pic:pic>
                </a:graphicData>
              </a:graphic>
            </wp:inline>
          </w:drawing>
        </w:r>
      </w:ins>
    </w:p>
    <w:p w14:paraId="4453C200" w14:textId="07EB34ED" w:rsidR="003E48B9" w:rsidRPr="00233D9B" w:rsidRDefault="003E48B9">
      <w:pPr>
        <w:pStyle w:val="Caption"/>
        <w:ind w:firstLine="0"/>
        <w:jc w:val="center"/>
        <w:rPr>
          <w:ins w:id="1847" w:author="Kristijan Vrabec (kvrabec)" w:date="2018-12-09T10:48:00Z"/>
          <w:sz w:val="20"/>
          <w:rPrChange w:id="1848" w:author="Kristijan Vrabec (kvrabec)" w:date="2018-12-09T10:48:00Z">
            <w:rPr>
              <w:ins w:id="1849" w:author="Kristijan Vrabec (kvrabec)" w:date="2018-12-09T10:48:00Z"/>
            </w:rPr>
          </w:rPrChange>
        </w:rPr>
        <w:pPrChange w:id="1850" w:author="Kristijan Vrabec (kvrabec)" w:date="2018-12-09T10:48:00Z">
          <w:pPr>
            <w:pStyle w:val="Caption"/>
          </w:pPr>
        </w:pPrChange>
      </w:pPr>
      <w:bookmarkStart w:id="1851" w:name="_Toc532138250"/>
      <w:ins w:id="1852" w:author="Kristijan Vrabec (kvrabec)" w:date="2018-12-09T10:48:00Z">
        <w:r w:rsidRPr="00233D9B">
          <w:rPr>
            <w:sz w:val="20"/>
            <w:rPrChange w:id="1853" w:author="Kristijan Vrabec (kvrabec)" w:date="2018-12-09T10:48:00Z">
              <w:rPr/>
            </w:rPrChange>
          </w:rPr>
          <w:t xml:space="preserve">Slika </w:t>
        </w:r>
        <w:r w:rsidRPr="00233D9B">
          <w:rPr>
            <w:sz w:val="20"/>
            <w:rPrChange w:id="1854" w:author="Kristijan Vrabec (kvrabec)" w:date="2018-12-09T10:48:00Z">
              <w:rPr/>
            </w:rPrChange>
          </w:rPr>
          <w:fldChar w:fldCharType="begin"/>
        </w:r>
        <w:r w:rsidRPr="00233D9B">
          <w:rPr>
            <w:sz w:val="20"/>
            <w:rPrChange w:id="1855" w:author="Kristijan Vrabec (kvrabec)" w:date="2018-12-09T10:48:00Z">
              <w:rPr/>
            </w:rPrChange>
          </w:rPr>
          <w:instrText xml:space="preserve"> SEQ Slika \* ARABIC </w:instrText>
        </w:r>
      </w:ins>
      <w:r w:rsidRPr="00233D9B">
        <w:rPr>
          <w:sz w:val="20"/>
          <w:rPrChange w:id="1856" w:author="Kristijan Vrabec (kvrabec)" w:date="2018-12-09T10:48:00Z">
            <w:rPr/>
          </w:rPrChange>
        </w:rPr>
        <w:fldChar w:fldCharType="separate"/>
      </w:r>
      <w:ins w:id="1857" w:author="Kristijan Vrabec (kvrabec)" w:date="2018-12-10T19:34:00Z">
        <w:r w:rsidR="00895B34">
          <w:rPr>
            <w:noProof/>
            <w:sz w:val="20"/>
          </w:rPr>
          <w:t>17</w:t>
        </w:r>
      </w:ins>
      <w:ins w:id="1858" w:author="Kristijan Vrabec (kvrabec)" w:date="2018-12-09T10:48:00Z">
        <w:r w:rsidRPr="00233D9B">
          <w:rPr>
            <w:sz w:val="20"/>
            <w:rPrChange w:id="1859" w:author="Kristijan Vrabec (kvrabec)" w:date="2018-12-09T10:48:00Z">
              <w:rPr/>
            </w:rPrChange>
          </w:rPr>
          <w:fldChar w:fldCharType="end"/>
        </w:r>
        <w:r w:rsidRPr="00233D9B">
          <w:rPr>
            <w:sz w:val="20"/>
            <w:rPrChange w:id="1860" w:author="Kristijan Vrabec (kvrabec)" w:date="2018-12-09T10:48:00Z">
              <w:rPr/>
            </w:rPrChange>
          </w:rPr>
          <w:t xml:space="preserve"> Python u CMD-u</w:t>
        </w:r>
        <w:bookmarkEnd w:id="1851"/>
      </w:ins>
    </w:p>
    <w:p w14:paraId="1DA8D127" w14:textId="68846D91" w:rsidR="000A7D36" w:rsidRPr="00F77007" w:rsidRDefault="000A7D36">
      <w:pPr>
        <w:pStyle w:val="NoSpacing"/>
        <w:pPrChange w:id="1861" w:author="Kristijan Vrabec (kvrabec)" w:date="2018-12-09T10:47:00Z">
          <w:pPr>
            <w:pStyle w:val="Caption"/>
          </w:pPr>
        </w:pPrChange>
      </w:pPr>
      <w:r w:rsidRPr="00952BF5">
        <w:br w:type="page"/>
      </w:r>
    </w:p>
    <w:p w14:paraId="73830AA5" w14:textId="1572A886" w:rsidR="00371FCC" w:rsidRDefault="00371FCC" w:rsidP="00371FCC">
      <w:pPr>
        <w:pStyle w:val="Heading1"/>
        <w:rPr>
          <w:ins w:id="1862" w:author="Kristijan Vrabec (kvrabec)" w:date="2018-12-09T18:51:00Z"/>
        </w:rPr>
      </w:pPr>
      <w:bookmarkStart w:id="1863" w:name="_Toc532148330"/>
      <w:ins w:id="1864" w:author="Kristijan Vrabec (kvrabec)" w:date="2018-12-09T18:55:00Z">
        <w:r>
          <w:lastRenderedPageBreak/>
          <w:t xml:space="preserve">Microsoft </w:t>
        </w:r>
      </w:ins>
      <w:proofErr w:type="spellStart"/>
      <w:ins w:id="1865" w:author="Kristijan Vrabec (kvrabec)" w:date="2018-12-09T18:51:00Z">
        <w:r>
          <w:t>Visual</w:t>
        </w:r>
        <w:proofErr w:type="spellEnd"/>
        <w:r>
          <w:t xml:space="preserve"> Studio</w:t>
        </w:r>
        <w:bookmarkEnd w:id="1863"/>
      </w:ins>
    </w:p>
    <w:p w14:paraId="42E79791" w14:textId="79F7F81F" w:rsidR="00371FCC" w:rsidRDefault="00371FCC" w:rsidP="00371FCC">
      <w:pPr>
        <w:rPr>
          <w:ins w:id="1866" w:author="Kristijan Vrabec (kvrabec)" w:date="2018-12-09T18:59:00Z"/>
        </w:rPr>
      </w:pPr>
      <w:ins w:id="1867" w:author="Kristijan Vrabec (kvrabec)" w:date="2018-12-09T18:51:00Z">
        <w:r>
          <w:t xml:space="preserve">Za potrebe izrade korisničkog sučelja </w:t>
        </w:r>
      </w:ins>
      <w:ins w:id="1868" w:author="Kristijan Vrabec (kvrabec)" w:date="2018-12-09T18:52:00Z">
        <w:r>
          <w:t xml:space="preserve">aplikacije, potreban je </w:t>
        </w:r>
        <w:proofErr w:type="spellStart"/>
        <w:r>
          <w:t>Visual</w:t>
        </w:r>
        <w:proofErr w:type="spellEnd"/>
        <w:r>
          <w:t xml:space="preserve"> Studio. </w:t>
        </w:r>
      </w:ins>
      <w:ins w:id="1869" w:author="Kristijan Vrabec (kvrabec)" w:date="2018-12-09T18:54:00Z">
        <w:r w:rsidRPr="00371FCC">
          <w:rPr>
            <w:i/>
          </w:rPr>
          <w:t xml:space="preserve">Microsoft </w:t>
        </w:r>
        <w:proofErr w:type="spellStart"/>
        <w:r w:rsidRPr="00371FCC">
          <w:rPr>
            <w:i/>
          </w:rPr>
          <w:t>Visual</w:t>
        </w:r>
        <w:proofErr w:type="spellEnd"/>
        <w:r w:rsidRPr="00371FCC">
          <w:rPr>
            <w:i/>
          </w:rPr>
          <w:t xml:space="preserve"> Studio</w:t>
        </w:r>
        <w:r w:rsidRPr="00371FCC">
          <w:t xml:space="preserve"> je integrirano razvojno okruženje (Engl.  </w:t>
        </w:r>
        <w:proofErr w:type="spellStart"/>
        <w:r w:rsidRPr="00371FCC">
          <w:rPr>
            <w:i/>
          </w:rPr>
          <w:t>integrated</w:t>
        </w:r>
        <w:proofErr w:type="spellEnd"/>
        <w:r w:rsidRPr="00371FCC">
          <w:rPr>
            <w:i/>
          </w:rPr>
          <w:t xml:space="preserve"> development </w:t>
        </w:r>
        <w:proofErr w:type="spellStart"/>
        <w:r w:rsidRPr="00371FCC">
          <w:rPr>
            <w:i/>
          </w:rPr>
          <w:t>environment</w:t>
        </w:r>
        <w:proofErr w:type="spellEnd"/>
        <w:r w:rsidRPr="00371FCC">
          <w:t xml:space="preserve"> (IDE)) od Microsofta</w:t>
        </w:r>
      </w:ins>
      <w:ins w:id="1870" w:author="Kristijan Vrabec (kvrabec)" w:date="2018-12-09T18:55:00Z">
        <w:r>
          <w:t xml:space="preserve"> izda</w:t>
        </w:r>
      </w:ins>
      <w:ins w:id="1871" w:author="Kristijan Vrabec (kvrabec)" w:date="2018-12-09T18:56:00Z">
        <w:r>
          <w:t>no 1997. godine</w:t>
        </w:r>
      </w:ins>
      <w:ins w:id="1872" w:author="Kristijan Vrabec (kvrabec)" w:date="2018-12-09T18:54:00Z">
        <w:r w:rsidRPr="00371FCC">
          <w:t xml:space="preserve">. </w:t>
        </w:r>
      </w:ins>
      <w:ins w:id="1873" w:author="Kristijan Vrabec (kvrabec)" w:date="2018-12-09T18:56:00Z">
        <w:r>
          <w:t>Omogućava kreiranje aplikacija i programa za operativni sustav Windows, web stranica  i aplikacij</w:t>
        </w:r>
      </w:ins>
      <w:ins w:id="1874" w:author="Kristijan Vrabec (kvrabec)" w:date="2018-12-09T18:57:00Z">
        <w:r>
          <w:t>a</w:t>
        </w:r>
      </w:ins>
      <w:ins w:id="1875" w:author="Kristijan Vrabec (kvrabec)" w:date="2018-12-09T18:56:00Z">
        <w:r>
          <w:t xml:space="preserve">, </w:t>
        </w:r>
      </w:ins>
      <w:ins w:id="1876" w:author="Kristijan Vrabec (kvrabec)" w:date="2018-12-09T18:57:00Z">
        <w:r>
          <w:t>mobilnih aplikacija i još mnogo toga</w:t>
        </w:r>
      </w:ins>
      <w:ins w:id="1877" w:author="Kristijan Vrabec (kvrabec)" w:date="2018-12-09T18:54:00Z">
        <w:r w:rsidRPr="00371FCC">
          <w:t xml:space="preserve">. Sadrži uređivač izvornog koda koji podržava </w:t>
        </w:r>
        <w:proofErr w:type="spellStart"/>
        <w:r w:rsidRPr="00371FCC">
          <w:rPr>
            <w:i/>
          </w:rPr>
          <w:t>IntelliSens</w:t>
        </w:r>
        <w:proofErr w:type="spellEnd"/>
        <w:r w:rsidRPr="00371FCC">
          <w:rPr>
            <w:vertAlign w:val="superscript"/>
          </w:rPr>
          <w:footnoteReference w:id="7"/>
        </w:r>
        <w:r w:rsidRPr="00371FCC">
          <w:t xml:space="preserve">. </w:t>
        </w:r>
      </w:ins>
      <w:ins w:id="1880" w:author="Kristijan Vrabec (kvrabec)" w:date="2018-12-09T18:58:00Z">
        <w:r w:rsidR="000213B8" w:rsidRPr="000213B8">
          <w:rPr>
            <w:i/>
            <w:rPrChange w:id="1881" w:author="Kristijan Vrabec (kvrabec)" w:date="2018-12-09T18:58:00Z">
              <w:rPr/>
            </w:rPrChange>
          </w:rPr>
          <w:t>D</w:t>
        </w:r>
        <w:r w:rsidR="000213B8">
          <w:rPr>
            <w:i/>
          </w:rPr>
          <w:t>e</w:t>
        </w:r>
      </w:ins>
      <w:ins w:id="1882" w:author="Kristijan Vrabec (kvrabec)" w:date="2018-12-09T18:54:00Z">
        <w:r w:rsidRPr="000213B8">
          <w:rPr>
            <w:i/>
          </w:rPr>
          <w:t>bugger</w:t>
        </w:r>
        <w:r w:rsidRPr="00371FCC">
          <w:rPr>
            <w:i/>
            <w:vertAlign w:val="superscript"/>
          </w:rPr>
          <w:footnoteReference w:id="8"/>
        </w:r>
        <w:r w:rsidRPr="00371FCC">
          <w:t xml:space="preserve"> </w:t>
        </w:r>
      </w:ins>
      <w:ins w:id="1885" w:author="Kristijan Vrabec (kvrabec)" w:date="2018-12-09T18:58:00Z">
        <w:r w:rsidR="000213B8">
          <w:t xml:space="preserve">u </w:t>
        </w:r>
        <w:proofErr w:type="spellStart"/>
        <w:r w:rsidR="000213B8">
          <w:t>Visual</w:t>
        </w:r>
        <w:proofErr w:type="spellEnd"/>
        <w:r w:rsidR="000213B8">
          <w:t xml:space="preserve"> Studio-u radi</w:t>
        </w:r>
      </w:ins>
      <w:ins w:id="1886" w:author="Kristijan Vrabec (kvrabec)" w:date="2018-12-09T18:54:00Z">
        <w:r w:rsidRPr="00371FCC">
          <w:t xml:space="preserve"> sa izvornim kodom koj</w:t>
        </w:r>
      </w:ins>
      <w:ins w:id="1887" w:author="Kristijan Vrabec (kvrabec)" w:date="2018-12-09T18:58:00Z">
        <w:r w:rsidR="000213B8">
          <w:t>i</w:t>
        </w:r>
      </w:ins>
      <w:ins w:id="1888" w:author="Kristijan Vrabec (kvrabec)" w:date="2018-12-09T18:54:00Z">
        <w:r w:rsidRPr="00371FCC">
          <w:t xml:space="preserve"> je korisnik napisao kao i sa kodom</w:t>
        </w:r>
      </w:ins>
      <w:ins w:id="1889" w:author="Kristijan Vrabec (kvrabec)" w:date="2018-12-09T18:59:00Z">
        <w:r w:rsidR="000213B8">
          <w:t xml:space="preserve"> iz biblioteka</w:t>
        </w:r>
      </w:ins>
      <w:ins w:id="1890" w:author="Kristijan Vrabec (kvrabec)" w:date="2018-12-09T18:54:00Z">
        <w:r w:rsidRPr="00371FCC">
          <w:t xml:space="preserve">. </w:t>
        </w:r>
      </w:ins>
      <w:ins w:id="1891" w:author="Kristijan Vrabec (kvrabec)" w:date="2018-12-09T18:59:00Z">
        <w:r w:rsidR="000213B8">
          <w:t>Moguće je razvijati programska rješenja u nekoliko programskih jezika</w:t>
        </w:r>
      </w:ins>
      <w:ins w:id="1892" w:author="Kristijan Vrabec (kvrabec)" w:date="2018-12-09T18:54:00Z">
        <w:r w:rsidRPr="00371FCC">
          <w:t>: C, C++, VB.NET, C# i F#. Za podršku ostalih programskih jezika mora se instalirat</w:t>
        </w:r>
      </w:ins>
      <w:ins w:id="1893" w:author="Kristijan Vrabec (kvrabec)" w:date="2018-12-10T16:11:00Z">
        <w:r w:rsidR="00EB7496">
          <w:t>i</w:t>
        </w:r>
      </w:ins>
      <w:ins w:id="1894" w:author="Kristijan Vrabec (kvrabec)" w:date="2018-12-09T18:54:00Z">
        <w:r w:rsidRPr="00371FCC">
          <w:t xml:space="preserve"> dodatak</w:t>
        </w:r>
      </w:ins>
      <w:ins w:id="1895" w:author="Kristijan Vrabec (kvrabec)" w:date="2018-12-09T18:59:00Z">
        <w:r w:rsidR="000213B8">
          <w:t>.</w:t>
        </w:r>
      </w:ins>
    </w:p>
    <w:p w14:paraId="65A9DB48" w14:textId="7ADD91EF" w:rsidR="000213B8" w:rsidRDefault="000213B8" w:rsidP="000213B8">
      <w:pPr>
        <w:pStyle w:val="Heading2"/>
        <w:rPr>
          <w:ins w:id="1896" w:author="Kristijan Vrabec (kvrabec)" w:date="2018-12-09T19:00:00Z"/>
        </w:rPr>
      </w:pPr>
      <w:bookmarkStart w:id="1897" w:name="_Toc532148331"/>
      <w:ins w:id="1898" w:author="Kristijan Vrabec (kvrabec)" w:date="2018-12-09T19:00:00Z">
        <w:r>
          <w:t xml:space="preserve">Instalacija Microsoft </w:t>
        </w:r>
        <w:proofErr w:type="spellStart"/>
        <w:r>
          <w:t>Visual</w:t>
        </w:r>
        <w:proofErr w:type="spellEnd"/>
        <w:r>
          <w:t xml:space="preserve"> Studio-a</w:t>
        </w:r>
        <w:bookmarkEnd w:id="1897"/>
      </w:ins>
    </w:p>
    <w:p w14:paraId="75BCA52D" w14:textId="2259FADC" w:rsidR="000213B8" w:rsidRPr="000213B8" w:rsidRDefault="000213B8">
      <w:pPr>
        <w:rPr>
          <w:ins w:id="1899" w:author="Kristijan Vrabec (kvrabec)" w:date="2018-12-09T18:54:00Z"/>
        </w:rPr>
      </w:pPr>
      <w:ins w:id="1900" w:author="Kristijan Vrabec (kvrabec)" w:date="2018-12-09T19:02:00Z">
        <w:r>
          <w:t xml:space="preserve">Besplatna verzija </w:t>
        </w:r>
      </w:ins>
      <w:ins w:id="1901" w:author="Kristijan Vrabec (kvrabec)" w:date="2018-12-09T19:01:00Z">
        <w:r>
          <w:t xml:space="preserve">Microsoft </w:t>
        </w:r>
      </w:ins>
      <w:proofErr w:type="spellStart"/>
      <w:ins w:id="1902" w:author="Kristijan Vrabec (kvrabec)" w:date="2018-12-09T19:00:00Z">
        <w:r>
          <w:t>Visual</w:t>
        </w:r>
        <w:proofErr w:type="spellEnd"/>
        <w:r>
          <w:t xml:space="preserve"> Studio</w:t>
        </w:r>
      </w:ins>
      <w:ins w:id="1903" w:author="Kristijan Vrabec (kvrabec)" w:date="2018-12-09T19:02:00Z">
        <w:r>
          <w:t>-a</w:t>
        </w:r>
      </w:ins>
      <w:ins w:id="1904" w:author="Kristijan Vrabec (kvrabec)" w:date="2018-12-09T19:00:00Z">
        <w:r>
          <w:t xml:space="preserve"> moguće</w:t>
        </w:r>
      </w:ins>
      <w:ins w:id="1905" w:author="Kristijan Vrabec (kvrabec)" w:date="2018-12-09T19:01:00Z">
        <w:r>
          <w:t xml:space="preserve"> je</w:t>
        </w:r>
      </w:ins>
      <w:ins w:id="1906" w:author="Kristijan Vrabec (kvrabec)" w:date="2018-12-09T19:00:00Z">
        <w:r>
          <w:t xml:space="preserve"> preuzeti </w:t>
        </w:r>
      </w:ins>
      <w:ins w:id="1907" w:author="Kristijan Vrabec (kvrabec)" w:date="2018-12-09T19:01:00Z">
        <w:r>
          <w:t>sa s</w:t>
        </w:r>
      </w:ins>
      <w:ins w:id="1908" w:author="Kristijan Vrabec (kvrabec)" w:date="2018-12-09T19:03:00Z">
        <w:r>
          <w:t>ljedećeg linka</w:t>
        </w:r>
      </w:ins>
      <w:ins w:id="1909" w:author="Kristijan Vrabec (kvrabec)" w:date="2018-12-09T19:00:00Z">
        <w:r>
          <w:t xml:space="preserve">: </w:t>
        </w:r>
      </w:ins>
      <w:ins w:id="1910" w:author="Kristijan Vrabec (kvrabec)" w:date="2018-12-09T19:01:00Z">
        <w:r>
          <w:fldChar w:fldCharType="begin"/>
        </w:r>
        <w:r>
          <w:instrText xml:space="preserve"> HYPERLINK "</w:instrText>
        </w:r>
        <w:r w:rsidRPr="000213B8">
          <w:instrText>https://visualstudio.microsoft.com/downloads/</w:instrText>
        </w:r>
        <w:r>
          <w:instrText xml:space="preserve">" </w:instrText>
        </w:r>
        <w:r>
          <w:fldChar w:fldCharType="separate"/>
        </w:r>
        <w:r w:rsidRPr="00872820">
          <w:rPr>
            <w:rStyle w:val="Hyperlink"/>
          </w:rPr>
          <w:t>https://visualstudio.microsoft.com/downloads/</w:t>
        </w:r>
        <w:r>
          <w:fldChar w:fldCharType="end"/>
        </w:r>
      </w:ins>
      <w:ins w:id="1911" w:author="Kristijan Vrabec (kvrabec)" w:date="2018-12-09T19:02:00Z">
        <w:r>
          <w:t>.</w:t>
        </w:r>
      </w:ins>
      <w:ins w:id="1912" w:author="Kristijan Vrabec (kvrabec)" w:date="2018-12-09T19:03:00Z">
        <w:r>
          <w:t xml:space="preserve"> Nakon preuzimanja</w:t>
        </w:r>
      </w:ins>
      <w:ins w:id="1913" w:author="Kristijan Vrabec (kvrabec)" w:date="2018-12-09T19:04:00Z">
        <w:r>
          <w:t xml:space="preserve"> pokretanjem instalacijske </w:t>
        </w:r>
      </w:ins>
      <w:ins w:id="1914" w:author="Kristijan Vrabec (kvrabec)" w:date="2018-12-09T19:05:00Z">
        <w:r>
          <w:t xml:space="preserve">datoteke dolazi se do prozora za selekciju </w:t>
        </w:r>
      </w:ins>
      <w:ins w:id="1915" w:author="Kristijan Vrabec (kvrabec)" w:date="2018-12-09T19:06:00Z">
        <w:r>
          <w:t>modula. Za ovaj projekt je potrebno odabrati</w:t>
        </w:r>
      </w:ins>
      <w:ins w:id="1916" w:author="Kristijan Vrabec (kvrabec)" w:date="2018-12-09T19:07:00Z">
        <w:r w:rsidR="0081626C">
          <w:t xml:space="preserve"> modul „Python development“ kako bi se instali</w:t>
        </w:r>
      </w:ins>
      <w:ins w:id="1917" w:author="Kristijan Vrabec (kvrabec)" w:date="2018-12-09T19:08:00Z">
        <w:r w:rsidR="0081626C">
          <w:t xml:space="preserve">rala podrška za </w:t>
        </w:r>
      </w:ins>
      <w:ins w:id="1918" w:author="Kristijan Vrabec (kvrabec)" w:date="2018-12-09T19:09:00Z">
        <w:r w:rsidR="0081626C">
          <w:t>pokretanje Python koda.</w:t>
        </w:r>
      </w:ins>
    </w:p>
    <w:p w14:paraId="404D38CE" w14:textId="2C01FE3D" w:rsidR="0081626C" w:rsidRDefault="000213B8">
      <w:pPr>
        <w:pStyle w:val="NoSpacing"/>
        <w:keepNext/>
        <w:rPr>
          <w:ins w:id="1919" w:author="Kristijan Vrabec (kvrabec)" w:date="2018-12-09T19:10:00Z"/>
        </w:rPr>
        <w:pPrChange w:id="1920" w:author="Kristijan Vrabec (kvrabec)" w:date="2018-12-09T19:10:00Z">
          <w:pPr>
            <w:pStyle w:val="NoSpacing"/>
          </w:pPr>
        </w:pPrChange>
      </w:pPr>
      <w:ins w:id="1921" w:author="Kristijan Vrabec (kvrabec)" w:date="2018-12-09T19:07:00Z">
        <w:r>
          <w:rPr>
            <w:noProof/>
          </w:rPr>
          <w:drawing>
            <wp:inline distT="0" distB="0" distL="0" distR="0" wp14:anchorId="665E52D2" wp14:editId="0532A48D">
              <wp:extent cx="576072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214"/>
                      <a:stretch/>
                    </pic:blipFill>
                    <pic:spPr bwMode="auto">
                      <a:xfrm>
                        <a:off x="0" y="0"/>
                        <a:ext cx="5760720" cy="3105150"/>
                      </a:xfrm>
                      <a:prstGeom prst="rect">
                        <a:avLst/>
                      </a:prstGeom>
                      <a:ln>
                        <a:noFill/>
                      </a:ln>
                      <a:extLst>
                        <a:ext uri="{53640926-AAD7-44D8-BBD7-CCE9431645EC}">
                          <a14:shadowObscured xmlns:a14="http://schemas.microsoft.com/office/drawing/2010/main"/>
                        </a:ext>
                      </a:extLst>
                    </pic:spPr>
                  </pic:pic>
                </a:graphicData>
              </a:graphic>
            </wp:inline>
          </w:drawing>
        </w:r>
      </w:ins>
    </w:p>
    <w:p w14:paraId="1166632A" w14:textId="6F8003C6" w:rsidR="00371FCC" w:rsidRPr="001343F9" w:rsidRDefault="0081626C">
      <w:pPr>
        <w:pStyle w:val="Caption"/>
        <w:ind w:firstLine="0"/>
        <w:jc w:val="center"/>
        <w:rPr>
          <w:ins w:id="1922" w:author="Kristijan Vrabec (kvrabec)" w:date="2018-12-09T18:51:00Z"/>
          <w:sz w:val="20"/>
          <w:rPrChange w:id="1923" w:author="Kristijan Vrabec (kvrabec)" w:date="2018-12-09T19:11:00Z">
            <w:rPr>
              <w:ins w:id="1924" w:author="Kristijan Vrabec (kvrabec)" w:date="2018-12-09T18:51:00Z"/>
            </w:rPr>
          </w:rPrChange>
        </w:rPr>
        <w:pPrChange w:id="1925" w:author="Kristijan Vrabec (kvrabec)" w:date="2018-12-09T19:11:00Z">
          <w:pPr>
            <w:spacing w:after="160" w:line="259" w:lineRule="auto"/>
            <w:ind w:firstLine="0"/>
            <w:jc w:val="left"/>
          </w:pPr>
        </w:pPrChange>
      </w:pPr>
      <w:ins w:id="1926" w:author="Kristijan Vrabec (kvrabec)" w:date="2018-12-09T19:10:00Z">
        <w:r w:rsidRPr="0081626C">
          <w:rPr>
            <w:sz w:val="20"/>
            <w:rPrChange w:id="1927" w:author="Kristijan Vrabec (kvrabec)" w:date="2018-12-09T19:10:00Z">
              <w:rPr/>
            </w:rPrChange>
          </w:rPr>
          <w:t xml:space="preserve">Slika </w:t>
        </w:r>
        <w:r w:rsidRPr="0081626C">
          <w:rPr>
            <w:sz w:val="20"/>
            <w:rPrChange w:id="1928" w:author="Kristijan Vrabec (kvrabec)" w:date="2018-12-09T19:10:00Z">
              <w:rPr/>
            </w:rPrChange>
          </w:rPr>
          <w:fldChar w:fldCharType="begin"/>
        </w:r>
        <w:r w:rsidRPr="0081626C">
          <w:rPr>
            <w:sz w:val="20"/>
            <w:rPrChange w:id="1929" w:author="Kristijan Vrabec (kvrabec)" w:date="2018-12-09T19:10:00Z">
              <w:rPr/>
            </w:rPrChange>
          </w:rPr>
          <w:instrText xml:space="preserve"> SEQ Slika \* ARABIC </w:instrText>
        </w:r>
      </w:ins>
      <w:r w:rsidRPr="0081626C">
        <w:rPr>
          <w:sz w:val="20"/>
          <w:rPrChange w:id="1930" w:author="Kristijan Vrabec (kvrabec)" w:date="2018-12-09T19:10:00Z">
            <w:rPr/>
          </w:rPrChange>
        </w:rPr>
        <w:fldChar w:fldCharType="separate"/>
      </w:r>
      <w:ins w:id="1931" w:author="Kristijan Vrabec (kvrabec)" w:date="2018-12-10T19:34:00Z">
        <w:r w:rsidR="00895B34">
          <w:rPr>
            <w:noProof/>
            <w:sz w:val="20"/>
          </w:rPr>
          <w:t>18</w:t>
        </w:r>
      </w:ins>
      <w:ins w:id="1932" w:author="Kristijan Vrabec (kvrabec)" w:date="2018-12-09T19:10:00Z">
        <w:r w:rsidRPr="0081626C">
          <w:rPr>
            <w:sz w:val="20"/>
            <w:rPrChange w:id="1933" w:author="Kristijan Vrabec (kvrabec)" w:date="2018-12-09T19:10:00Z">
              <w:rPr/>
            </w:rPrChange>
          </w:rPr>
          <w:fldChar w:fldCharType="end"/>
        </w:r>
        <w:r w:rsidRPr="0081626C">
          <w:rPr>
            <w:sz w:val="20"/>
            <w:rPrChange w:id="1934" w:author="Kristijan Vrabec (kvrabec)" w:date="2018-12-09T19:10:00Z">
              <w:rPr/>
            </w:rPrChange>
          </w:rPr>
          <w:t xml:space="preserve"> Instalacija </w:t>
        </w:r>
        <w:proofErr w:type="spellStart"/>
        <w:r w:rsidRPr="0081626C">
          <w:rPr>
            <w:sz w:val="20"/>
            <w:rPrChange w:id="1935" w:author="Kristijan Vrabec (kvrabec)" w:date="2018-12-09T19:10:00Z">
              <w:rPr/>
            </w:rPrChange>
          </w:rPr>
          <w:t>Visual</w:t>
        </w:r>
        <w:proofErr w:type="spellEnd"/>
        <w:r w:rsidRPr="0081626C">
          <w:rPr>
            <w:sz w:val="20"/>
            <w:rPrChange w:id="1936" w:author="Kristijan Vrabec (kvrabec)" w:date="2018-12-09T19:10:00Z">
              <w:rPr/>
            </w:rPrChange>
          </w:rPr>
          <w:t xml:space="preserve"> Studio-a</w:t>
        </w:r>
      </w:ins>
    </w:p>
    <w:p w14:paraId="012DF488" w14:textId="6B0666BC" w:rsidR="007C24DB" w:rsidRDefault="00DE2D71" w:rsidP="00DE2D71">
      <w:pPr>
        <w:pStyle w:val="Heading1"/>
        <w:rPr>
          <w:ins w:id="1937" w:author="Kristijan Vrabec (kvrabec)" w:date="2018-12-09T17:33:00Z"/>
        </w:rPr>
      </w:pPr>
      <w:bookmarkStart w:id="1938" w:name="_Toc532148332"/>
      <w:ins w:id="1939" w:author="Kristijan Vrabec (kvrabec)" w:date="2018-12-09T17:09:00Z">
        <w:r>
          <w:lastRenderedPageBreak/>
          <w:t>Praktični rad</w:t>
        </w:r>
      </w:ins>
      <w:bookmarkEnd w:id="1938"/>
    </w:p>
    <w:p w14:paraId="75118C27" w14:textId="3D8689BD" w:rsidR="00AA4DC0" w:rsidRDefault="007C24DB" w:rsidP="007C24DB">
      <w:pPr>
        <w:rPr>
          <w:ins w:id="1940" w:author="Kristijan Vrabec (kvrabec)" w:date="2018-12-09T18:47:00Z"/>
        </w:rPr>
      </w:pPr>
      <w:ins w:id="1941" w:author="Kristijan Vrabec (kvrabec)" w:date="2018-12-09T17:33:00Z">
        <w:r>
          <w:t>Kao praktični rad</w:t>
        </w:r>
      </w:ins>
      <w:ins w:id="1942" w:author="Kristijan Vrabec (kvrabec)" w:date="2018-12-09T17:42:00Z">
        <w:r w:rsidR="00DE079D">
          <w:t xml:space="preserve"> razviti će se generator pitanja na temelju unesenog teksta. Tekst se unosi </w:t>
        </w:r>
      </w:ins>
      <w:ins w:id="1943" w:author="Kristijan Vrabec (kvrabec)" w:date="2018-12-09T18:14:00Z">
        <w:r w:rsidR="00966938">
          <w:t>preko</w:t>
        </w:r>
      </w:ins>
      <w:ins w:id="1944" w:author="Kristijan Vrabec (kvrabec)" w:date="2018-12-09T17:42:00Z">
        <w:r w:rsidR="00DE079D">
          <w:t xml:space="preserve"> grafičko</w:t>
        </w:r>
      </w:ins>
      <w:ins w:id="1945" w:author="Kristijan Vrabec (kvrabec)" w:date="2018-12-09T18:14:00Z">
        <w:r w:rsidR="00966938">
          <w:t>g</w:t>
        </w:r>
      </w:ins>
      <w:ins w:id="1946" w:author="Kristijan Vrabec (kvrabec)" w:date="2018-12-09T17:42:00Z">
        <w:r w:rsidR="00DE079D">
          <w:t xml:space="preserve"> sučelj</w:t>
        </w:r>
      </w:ins>
      <w:ins w:id="1947" w:author="Kristijan Vrabec (kvrabec)" w:date="2018-12-09T18:14:00Z">
        <w:r w:rsidR="00966938">
          <w:t>a</w:t>
        </w:r>
      </w:ins>
      <w:ins w:id="1948" w:author="Kristijan Vrabec (kvrabec)" w:date="2018-12-09T17:42:00Z">
        <w:r w:rsidR="00DE079D">
          <w:t xml:space="preserve"> aplikacije</w:t>
        </w:r>
      </w:ins>
      <w:ins w:id="1949" w:author="Kristijan Vrabec (kvrabec)" w:date="2018-12-09T18:14:00Z">
        <w:r w:rsidR="00966938">
          <w:t>, koje se spaja na i</w:t>
        </w:r>
      </w:ins>
      <w:ins w:id="1950" w:author="Kristijan Vrabec (kvrabec)" w:date="2018-12-09T18:15:00Z">
        <w:r w:rsidR="00966938">
          <w:t>s</w:t>
        </w:r>
      </w:ins>
      <w:ins w:id="1951" w:author="Kristijan Vrabec (kvrabec)" w:date="2018-12-09T18:14:00Z">
        <w:r w:rsidR="00966938">
          <w:t>trenirani mo</w:t>
        </w:r>
      </w:ins>
      <w:ins w:id="1952" w:author="Kristijan Vrabec (kvrabec)" w:date="2018-12-09T18:15:00Z">
        <w:r w:rsidR="00966938">
          <w:t>del koji na tom tekstu odradi dubinsku analizu podataka za NER. U grafičkom su</w:t>
        </w:r>
      </w:ins>
      <w:ins w:id="1953" w:author="Kristijan Vrabec (kvrabec)" w:date="2018-12-09T18:16:00Z">
        <w:r w:rsidR="00966938">
          <w:t>čelju se prikazuju pronađeni</w:t>
        </w:r>
        <w:r w:rsidR="00E37A3D">
          <w:t xml:space="preserve"> entiteti, te se za svaki pronađeni entitet generira jedno pitanje na način da se entitet zamjeni sa p</w:t>
        </w:r>
      </w:ins>
      <w:ins w:id="1954" w:author="Kristijan Vrabec (kvrabec)" w:date="2018-12-09T18:17:00Z">
        <w:r w:rsidR="00E37A3D">
          <w:t xml:space="preserve">raznim poljem, a u odgovorima se ponude, uz točan, </w:t>
        </w:r>
      </w:ins>
      <w:ins w:id="1955" w:author="Kristijan Vrabec (kvrabec)" w:date="2018-12-09T18:18:00Z">
        <w:r w:rsidR="0049458D">
          <w:t xml:space="preserve">prikazati dva netočna odgovora iste kategorije kao i točan. </w:t>
        </w:r>
      </w:ins>
    </w:p>
    <w:p w14:paraId="24AB867F" w14:textId="77777777" w:rsidR="0062256E" w:rsidRDefault="0062256E" w:rsidP="007C24DB">
      <w:pPr>
        <w:rPr>
          <w:ins w:id="1956" w:author="Kristijan Vrabec (kvrabec)" w:date="2018-12-09T21:38:00Z"/>
        </w:rPr>
      </w:pPr>
      <w:ins w:id="1957" w:author="Kristijan Vrabec (kvrabec)" w:date="2018-12-09T21:37:00Z">
        <w:r>
          <w:t>Kako bi se uopće moglo krenuti s programiranjem, potrebno je instalirat</w:t>
        </w:r>
      </w:ins>
      <w:ins w:id="1958" w:author="Kristijan Vrabec (kvrabec)" w:date="2018-12-09T21:38:00Z">
        <w:r>
          <w:t>i biblioteke koje se nalaze u datoteci „</w:t>
        </w:r>
        <w:r w:rsidRPr="0062256E">
          <w:rPr>
            <w:rFonts w:ascii="Courier New" w:hAnsi="Courier New" w:cs="Courier New"/>
            <w:rPrChange w:id="1959" w:author="Kristijan Vrabec (kvrabec)" w:date="2018-12-09T21:38:00Z">
              <w:rPr/>
            </w:rPrChange>
          </w:rPr>
          <w:t>requirements.txt</w:t>
        </w:r>
        <w:r>
          <w:t>“. To se može učiniti na sljedeći način:</w:t>
        </w:r>
      </w:ins>
    </w:p>
    <w:p w14:paraId="127798AB" w14:textId="32173997" w:rsidR="0062256E" w:rsidRPr="0062256E" w:rsidRDefault="0062256E">
      <w:pPr>
        <w:ind w:firstLine="0"/>
        <w:rPr>
          <w:ins w:id="1960" w:author="Kristijan Vrabec (kvrabec)" w:date="2018-12-09T21:38:00Z"/>
          <w:rFonts w:ascii="Courier New" w:hAnsi="Courier New" w:cs="Courier New"/>
          <w:rPrChange w:id="1961" w:author="Kristijan Vrabec (kvrabec)" w:date="2018-12-09T21:39:00Z">
            <w:rPr>
              <w:ins w:id="1962" w:author="Kristijan Vrabec (kvrabec)" w:date="2018-12-09T21:38:00Z"/>
            </w:rPr>
          </w:rPrChange>
        </w:rPr>
        <w:pPrChange w:id="1963" w:author="Kristijan Vrabec (kvrabec)" w:date="2018-12-09T21:39:00Z">
          <w:pPr/>
        </w:pPrChange>
      </w:pPr>
      <w:proofErr w:type="spellStart"/>
      <w:ins w:id="1964" w:author="Kristijan Vrabec (kvrabec)" w:date="2018-12-09T21:39:00Z">
        <w:r w:rsidRPr="0062256E">
          <w:rPr>
            <w:rFonts w:ascii="Courier New" w:hAnsi="Courier New" w:cs="Courier New"/>
            <w:rPrChange w:id="1965" w:author="Kristijan Vrabec (kvrabec)" w:date="2018-12-09T21:39:00Z">
              <w:rPr/>
            </w:rPrChange>
          </w:rPr>
          <w:t>pip</w:t>
        </w:r>
        <w:proofErr w:type="spellEnd"/>
        <w:r w:rsidRPr="0062256E">
          <w:rPr>
            <w:rFonts w:ascii="Courier New" w:hAnsi="Courier New" w:cs="Courier New"/>
            <w:rPrChange w:id="1966" w:author="Kristijan Vrabec (kvrabec)" w:date="2018-12-09T21:39:00Z">
              <w:rPr/>
            </w:rPrChange>
          </w:rPr>
          <w:t xml:space="preserve"> </w:t>
        </w:r>
        <w:proofErr w:type="spellStart"/>
        <w:r w:rsidRPr="0062256E">
          <w:rPr>
            <w:rFonts w:ascii="Courier New" w:hAnsi="Courier New" w:cs="Courier New"/>
            <w:rPrChange w:id="1967" w:author="Kristijan Vrabec (kvrabec)" w:date="2018-12-09T21:39:00Z">
              <w:rPr/>
            </w:rPrChange>
          </w:rPr>
          <w:t>install</w:t>
        </w:r>
        <w:proofErr w:type="spellEnd"/>
        <w:r w:rsidRPr="0062256E">
          <w:rPr>
            <w:rFonts w:ascii="Courier New" w:hAnsi="Courier New" w:cs="Courier New"/>
            <w:rPrChange w:id="1968" w:author="Kristijan Vrabec (kvrabec)" w:date="2018-12-09T21:39:00Z">
              <w:rPr/>
            </w:rPrChange>
          </w:rPr>
          <w:t xml:space="preserve"> -r requirements.txt</w:t>
        </w:r>
      </w:ins>
    </w:p>
    <w:p w14:paraId="6D5EDDA4" w14:textId="66A44492" w:rsidR="00BC48E5" w:rsidRDefault="0062256E">
      <w:pPr>
        <w:ind w:firstLine="0"/>
        <w:rPr>
          <w:ins w:id="1969" w:author="Kristijan Vrabec (kvrabec)" w:date="2018-12-09T19:18:00Z"/>
        </w:rPr>
        <w:pPrChange w:id="1970" w:author="Kristijan Vrabec (kvrabec)" w:date="2018-12-09T21:39:00Z">
          <w:pPr/>
        </w:pPrChange>
      </w:pPr>
      <w:ins w:id="1971" w:author="Kristijan Vrabec (kvrabec)" w:date="2018-12-09T21:39:00Z">
        <w:r>
          <w:t>Time se instaliraju sve biblioteke potrebne za i</w:t>
        </w:r>
      </w:ins>
      <w:ins w:id="1972" w:author="Kristijan Vrabec (kvrabec)" w:date="2018-12-09T21:40:00Z">
        <w:r>
          <w:t>zradu praktičnog djela diplomskog rada. Potrebno</w:t>
        </w:r>
      </w:ins>
      <w:ins w:id="1973" w:author="Kristijan Vrabec (kvrabec)" w:date="2018-12-10T16:14:00Z">
        <w:r w:rsidR="00EB7496">
          <w:t xml:space="preserve"> je</w:t>
        </w:r>
      </w:ins>
      <w:ins w:id="1974" w:author="Kristijan Vrabec (kvrabec)" w:date="2018-12-09T18:47:00Z">
        <w:r w:rsidR="00371FCC">
          <w:t xml:space="preserve"> pronaći odgovarajući set podataka</w:t>
        </w:r>
      </w:ins>
      <w:ins w:id="1975" w:author="Kristijan Vrabec (kvrabec)" w:date="2018-12-09T18:48:00Z">
        <w:r w:rsidR="00371FCC">
          <w:t xml:space="preserve"> </w:t>
        </w:r>
      </w:ins>
      <w:ins w:id="1976" w:author="Kristijan Vrabec (kvrabec)" w:date="2018-12-09T18:47:00Z">
        <w:r w:rsidR="00371FCC">
          <w:t xml:space="preserve">koji </w:t>
        </w:r>
      </w:ins>
      <w:ins w:id="1977" w:author="Kristijan Vrabec (kvrabec)" w:date="2018-12-09T18:48:00Z">
        <w:r w:rsidR="00371FCC">
          <w:t xml:space="preserve">će se koristiti za treniranje modela. </w:t>
        </w:r>
      </w:ins>
      <w:ins w:id="1978" w:author="Kristijan Vrabec (kvrabec)" w:date="2018-12-09T19:15:00Z">
        <w:r w:rsidR="001343F9">
          <w:t xml:space="preserve">Zatim je potrebno kreirati model koji će se trenirati s preuzetim setom podataka. </w:t>
        </w:r>
      </w:ins>
      <w:ins w:id="1979" w:author="Kristijan Vrabec (kvrabec)" w:date="2018-12-09T19:16:00Z">
        <w:r w:rsidR="001343F9">
          <w:t>Nakon treninga je potrebno provjeriti rezultate i podesiti parametre kako bi se dobili što bolji rezultati. Kako bi se rezultati imali gdje prikazati, potrebno je kreirati kori</w:t>
        </w:r>
      </w:ins>
      <w:ins w:id="1980" w:author="Kristijan Vrabec (kvrabec)" w:date="2018-12-09T19:17:00Z">
        <w:r w:rsidR="001343F9">
          <w:t xml:space="preserve">sničko sučelje, te povezati korisničko sučelje sa modelom kako bi </w:t>
        </w:r>
        <w:r w:rsidR="00C47754">
          <w:t>se označeni entiteti mo</w:t>
        </w:r>
      </w:ins>
      <w:ins w:id="1981" w:author="Kristijan Vrabec (kvrabec)" w:date="2018-12-09T19:18:00Z">
        <w:r w:rsidR="00C47754">
          <w:t xml:space="preserve">gli </w:t>
        </w:r>
      </w:ins>
      <w:ins w:id="1982" w:author="Kristijan Vrabec (kvrabec)" w:date="2018-12-09T19:17:00Z">
        <w:r w:rsidR="00C47754">
          <w:t>prikaza</w:t>
        </w:r>
      </w:ins>
      <w:ins w:id="1983" w:author="Kristijan Vrabec (kvrabec)" w:date="2018-12-09T19:18:00Z">
        <w:r w:rsidR="00C47754">
          <w:t xml:space="preserve">ti. Na kraju je potrebno </w:t>
        </w:r>
      </w:ins>
      <w:ins w:id="1984" w:author="Kristijan Vrabec (kvrabec)" w:date="2018-12-09T21:35:00Z">
        <w:r>
          <w:t>dodati</w:t>
        </w:r>
      </w:ins>
      <w:ins w:id="1985" w:author="Kristijan Vrabec (kvrabec)" w:date="2018-12-09T19:18:00Z">
        <w:r w:rsidR="00C47754">
          <w:t xml:space="preserve"> logiku za kreiranje</w:t>
        </w:r>
      </w:ins>
      <w:ins w:id="1986" w:author="Kristijan Vrabec (kvrabec)" w:date="2018-12-09T21:36:00Z">
        <w:r>
          <w:t xml:space="preserve"> pitanja</w:t>
        </w:r>
      </w:ins>
      <w:ins w:id="1987" w:author="Kristijan Vrabec (kvrabec)" w:date="2018-12-09T19:18:00Z">
        <w:r w:rsidR="00C47754">
          <w:t>.</w:t>
        </w:r>
      </w:ins>
    </w:p>
    <w:p w14:paraId="466C4E86" w14:textId="77777777" w:rsidR="00997C0D" w:rsidRDefault="00997C0D" w:rsidP="00C47754">
      <w:pPr>
        <w:pStyle w:val="Heading2"/>
        <w:rPr>
          <w:ins w:id="1988" w:author="Kristijan Vrabec (kvrabec)" w:date="2018-12-09T19:52:00Z"/>
        </w:rPr>
      </w:pPr>
      <w:ins w:id="1989" w:author="Kristijan Vrabec (kvrabec)" w:date="2018-12-09T19:52:00Z">
        <w:r>
          <w:t>Pronalaženje seta podataka</w:t>
        </w:r>
      </w:ins>
    </w:p>
    <w:p w14:paraId="2CE2ACC0" w14:textId="77777777" w:rsidR="00930F89" w:rsidRDefault="00997C0D" w:rsidP="002B5EE6">
      <w:pPr>
        <w:rPr>
          <w:ins w:id="1990" w:author="Kristijan Vrabec (kvrabec)" w:date="2018-12-09T20:09:00Z"/>
        </w:rPr>
      </w:pPr>
      <w:ins w:id="1991" w:author="Kristijan Vrabec (kvrabec)" w:date="2018-12-09T19:55:00Z">
        <w:r>
          <w:t xml:space="preserve">Kao što je prije navedeno, gotovi setovi podataka se mogu pronaći na </w:t>
        </w:r>
      </w:ins>
      <w:ins w:id="1992" w:author="Kristijan Vrabec (kvrabec)" w:date="2018-12-09T19:56:00Z">
        <w:r w:rsidR="002B5EE6">
          <w:t>stranicama poput „UCI“, „</w:t>
        </w:r>
        <w:proofErr w:type="spellStart"/>
        <w:r w:rsidR="002B5EE6" w:rsidRPr="0011410C">
          <w:t>Kaggle</w:t>
        </w:r>
        <w:proofErr w:type="spellEnd"/>
        <w:r w:rsidR="002B5EE6">
          <w:t xml:space="preserve">“, „Google“… Set podataka za ovaj diplomski rad preuzet je sa </w:t>
        </w:r>
      </w:ins>
      <w:ins w:id="1993" w:author="Kristijan Vrabec (kvrabec)" w:date="2018-12-09T20:02:00Z">
        <w:r w:rsidR="002B5EE6">
          <w:t>sljedećeg linka</w:t>
        </w:r>
      </w:ins>
      <w:ins w:id="1994" w:author="Kristijan Vrabec (kvrabec)" w:date="2018-12-09T20:00:00Z">
        <w:r w:rsidR="002B5EE6">
          <w:t>:</w:t>
        </w:r>
      </w:ins>
      <w:ins w:id="1995" w:author="Kristijan Vrabec (kvrabec)" w:date="2018-12-09T20:02:00Z">
        <w:r w:rsidR="002B5EE6">
          <w:t xml:space="preserve"> </w:t>
        </w:r>
        <w:r w:rsidR="002B5EE6">
          <w:fldChar w:fldCharType="begin"/>
        </w:r>
        <w:r w:rsidR="002B5EE6">
          <w:instrText xml:space="preserve"> HYPERLINK "</w:instrText>
        </w:r>
      </w:ins>
      <w:ins w:id="1996" w:author="Kristijan Vrabec (kvrabec)" w:date="2018-12-09T20:00:00Z">
        <w:r w:rsidR="002B5EE6" w:rsidRPr="002B5EE6">
          <w:rPr>
            <w:rPrChange w:id="1997" w:author="Kristijan Vrabec (kvrabec)" w:date="2018-12-09T20:02:00Z">
              <w:rPr>
                <w:rStyle w:val="Hyperlink"/>
              </w:rPr>
            </w:rPrChange>
          </w:rPr>
          <w:instrText>https://www.kaggle.com/abhinavwalia95/entity-annotated-corpus</w:instrText>
        </w:r>
      </w:ins>
      <w:ins w:id="1998" w:author="Kristijan Vrabec (kvrabec)" w:date="2018-12-09T20:02:00Z">
        <w:r w:rsidR="002B5EE6">
          <w:instrText xml:space="preserve">" </w:instrText>
        </w:r>
        <w:r w:rsidR="002B5EE6">
          <w:fldChar w:fldCharType="separate"/>
        </w:r>
      </w:ins>
      <w:ins w:id="1999" w:author="Kristijan Vrabec (kvrabec)" w:date="2018-12-09T20:00:00Z">
        <w:r w:rsidR="002B5EE6" w:rsidRPr="00872820">
          <w:rPr>
            <w:rStyle w:val="Hyperlink"/>
          </w:rPr>
          <w:t>https://www.kaggle.com/abhinavwalia95/entity-annotated-corpus</w:t>
        </w:r>
      </w:ins>
      <w:ins w:id="2000" w:author="Kristijan Vrabec (kvrabec)" w:date="2018-12-09T20:02:00Z">
        <w:r w:rsidR="002B5EE6">
          <w:fldChar w:fldCharType="end"/>
        </w:r>
        <w:r w:rsidR="002B5EE6">
          <w:t xml:space="preserve">. </w:t>
        </w:r>
      </w:ins>
      <w:ins w:id="2001" w:author="Kristijan Vrabec (kvrabec)" w:date="2018-12-09T20:03:00Z">
        <w:r w:rsidR="002B5EE6">
          <w:t>Set poda</w:t>
        </w:r>
      </w:ins>
      <w:ins w:id="2002" w:author="Kristijan Vrabec (kvrabec)" w:date="2018-12-09T20:04:00Z">
        <w:r w:rsidR="002B5EE6">
          <w:t xml:space="preserve">taka se nalazi u CSV formatu, gdje su vrijednosti odvojene posebnim znakom, </w:t>
        </w:r>
      </w:ins>
      <w:ins w:id="2003" w:author="Kristijan Vrabec (kvrabec)" w:date="2018-12-09T20:05:00Z">
        <w:r w:rsidR="002B5EE6" w:rsidRPr="002B5EE6">
          <w:t>graničnik</w:t>
        </w:r>
        <w:r w:rsidR="002B5EE6">
          <w:t xml:space="preserve">om (eng. </w:t>
        </w:r>
        <w:proofErr w:type="spellStart"/>
        <w:r w:rsidR="002B5EE6">
          <w:t>delimiter</w:t>
        </w:r>
        <w:proofErr w:type="spellEnd"/>
        <w:r w:rsidR="002B5EE6">
          <w:t>)</w:t>
        </w:r>
      </w:ins>
      <w:ins w:id="2004" w:author="Kristijan Vrabec (kvrabec)" w:date="2018-12-09T20:04:00Z">
        <w:r w:rsidR="002B5EE6">
          <w:t>,</w:t>
        </w:r>
      </w:ins>
      <w:ins w:id="2005" w:author="Kristijan Vrabec (kvrabec)" w:date="2018-12-09T20:05:00Z">
        <w:r w:rsidR="002B5EE6">
          <w:t xml:space="preserve"> te prva kolona sadrži nazive kolona. CSV format je najsličniji tablicama. </w:t>
        </w:r>
      </w:ins>
      <w:ins w:id="2006" w:author="Kristijan Vrabec (kvrabec)" w:date="2018-12-09T20:06:00Z">
        <w:r w:rsidR="00930F89">
          <w:t xml:space="preserve">Preuzimanjem seta dobivaju se dvije datoteke, </w:t>
        </w:r>
      </w:ins>
      <w:ins w:id="2007" w:author="Kristijan Vrabec (kvrabec)" w:date="2018-12-09T20:07:00Z">
        <w:r w:rsidR="00930F89">
          <w:t>„</w:t>
        </w:r>
        <w:r w:rsidR="00930F89" w:rsidRPr="000C2FB4">
          <w:rPr>
            <w:rFonts w:ascii="Courier New" w:hAnsi="Courier New" w:cs="Courier New"/>
          </w:rPr>
          <w:t>ner.csv</w:t>
        </w:r>
        <w:r w:rsidR="00930F89">
          <w:t xml:space="preserve">“ </w:t>
        </w:r>
      </w:ins>
      <w:ins w:id="2008" w:author="Kristijan Vrabec (kvrabec)" w:date="2018-12-09T20:09:00Z">
        <w:r w:rsidR="00930F89">
          <w:t>u kojem se podaci nalaze u sljedećem formatu:</w:t>
        </w:r>
      </w:ins>
    </w:p>
    <w:p w14:paraId="1614E183" w14:textId="7EE8F5F5" w:rsidR="005816ED" w:rsidRDefault="00930F89" w:rsidP="00930F89">
      <w:pPr>
        <w:ind w:firstLine="0"/>
        <w:rPr>
          <w:ins w:id="2009" w:author="Kristijan Vrabec (kvrabec)" w:date="2018-12-09T20:10:00Z"/>
          <w:rFonts w:ascii="Courier New" w:hAnsi="Courier New" w:cs="Courier New"/>
        </w:rPr>
      </w:pPr>
      <w:ins w:id="2010" w:author="Kristijan Vrabec (kvrabec)" w:date="2018-12-09T20:09:00Z">
        <w:r w:rsidRPr="00930F89">
          <w:rPr>
            <w:rFonts w:ascii="Courier New" w:hAnsi="Courier New" w:cs="Courier New"/>
            <w:rPrChange w:id="2011" w:author="Kristijan Vrabec (kvrabec)" w:date="2018-12-09T20:09:00Z">
              <w:rPr/>
            </w:rPrChange>
          </w:rPr>
          <w:t>Sentence #,</w:t>
        </w:r>
        <w:r>
          <w:rPr>
            <w:rFonts w:ascii="Courier New" w:hAnsi="Courier New" w:cs="Courier New"/>
          </w:rPr>
          <w:t xml:space="preserve"> </w:t>
        </w:r>
        <w:r w:rsidRPr="00930F89">
          <w:rPr>
            <w:rFonts w:ascii="Courier New" w:hAnsi="Courier New" w:cs="Courier New"/>
            <w:rPrChange w:id="2012" w:author="Kristijan Vrabec (kvrabec)" w:date="2018-12-09T20:09:00Z">
              <w:rPr/>
            </w:rPrChange>
          </w:rPr>
          <w:t>Word,</w:t>
        </w:r>
        <w:r>
          <w:rPr>
            <w:rFonts w:ascii="Courier New" w:hAnsi="Courier New" w:cs="Courier New"/>
          </w:rPr>
          <w:t xml:space="preserve"> </w:t>
        </w:r>
        <w:r w:rsidRPr="00930F89">
          <w:rPr>
            <w:rFonts w:ascii="Courier New" w:hAnsi="Courier New" w:cs="Courier New"/>
            <w:rPrChange w:id="2013" w:author="Kristijan Vrabec (kvrabec)" w:date="2018-12-09T20:09:00Z">
              <w:rPr/>
            </w:rPrChange>
          </w:rPr>
          <w:t>POS,</w:t>
        </w:r>
        <w:r>
          <w:rPr>
            <w:rFonts w:ascii="Courier New" w:hAnsi="Courier New" w:cs="Courier New"/>
          </w:rPr>
          <w:t xml:space="preserve"> </w:t>
        </w:r>
        <w:proofErr w:type="spellStart"/>
        <w:r w:rsidRPr="00930F89">
          <w:rPr>
            <w:rFonts w:ascii="Courier New" w:hAnsi="Courier New" w:cs="Courier New"/>
            <w:rPrChange w:id="2014" w:author="Kristijan Vrabec (kvrabec)" w:date="2018-12-09T20:09:00Z">
              <w:rPr/>
            </w:rPrChange>
          </w:rPr>
          <w:t>Tag</w:t>
        </w:r>
      </w:ins>
      <w:proofErr w:type="spellEnd"/>
    </w:p>
    <w:p w14:paraId="618E0802" w14:textId="6E0C8911" w:rsidR="00811645" w:rsidRDefault="005816ED" w:rsidP="005816ED">
      <w:pPr>
        <w:ind w:firstLine="0"/>
        <w:rPr>
          <w:ins w:id="2015" w:author="Kristijan Vrabec (kvrabec)" w:date="2018-12-10T10:00:00Z"/>
        </w:rPr>
      </w:pPr>
      <w:ins w:id="2016" w:author="Kristijan Vrabec (kvrabec)" w:date="2018-12-09T20:10:00Z">
        <w:r>
          <w:t>gdje je „</w:t>
        </w:r>
        <w:r w:rsidRPr="000C2FB4">
          <w:rPr>
            <w:rFonts w:ascii="Courier New" w:hAnsi="Courier New" w:cs="Courier New"/>
          </w:rPr>
          <w:t>Sentence #</w:t>
        </w:r>
        <w:r>
          <w:t>“ redni broj rečenice u setu podataka, „</w:t>
        </w:r>
        <w:proofErr w:type="spellStart"/>
        <w:r w:rsidRPr="000C2FB4">
          <w:rPr>
            <w:rFonts w:ascii="Courier New" w:hAnsi="Courier New" w:cs="Courier New"/>
          </w:rPr>
          <w:t>Tag</w:t>
        </w:r>
        <w:proofErr w:type="spellEnd"/>
        <w:r>
          <w:t xml:space="preserve">“ </w:t>
        </w:r>
      </w:ins>
      <w:ins w:id="2017" w:author="Kristijan Vrabec (kvrabec)" w:date="2018-12-09T20:11:00Z">
        <w:r>
          <w:t xml:space="preserve">predstavlja NER oznaku, a ostale vrijednosti su poznate iz </w:t>
        </w:r>
      </w:ins>
      <w:proofErr w:type="spellStart"/>
      <w:ins w:id="2018" w:author="Kristijan Vrabec (kvrabec)" w:date="2018-12-09T20:14:00Z">
        <w:r>
          <w:t>CoNLL</w:t>
        </w:r>
        <w:proofErr w:type="spellEnd"/>
        <w:r>
          <w:t xml:space="preserve"> </w:t>
        </w:r>
      </w:ins>
      <w:ins w:id="2019" w:author="Kristijan Vrabec (kvrabec)" w:date="2018-12-09T20:11:00Z">
        <w:r>
          <w:t>formata.</w:t>
        </w:r>
      </w:ins>
      <w:ins w:id="2020" w:author="Kristijan Vrabec (kvrabec)" w:date="2018-12-09T20:12:00Z">
        <w:r>
          <w:t xml:space="preserve"> Druga datoteka ima mnogo </w:t>
        </w:r>
        <w:r>
          <w:lastRenderedPageBreak/>
          <w:t>opširnije podatke za svaki redak, poput prethodne i s</w:t>
        </w:r>
      </w:ins>
      <w:ins w:id="2021" w:author="Kristijan Vrabec (kvrabec)" w:date="2018-12-09T20:13:00Z">
        <w:r>
          <w:t>ljedeće riječi te njihovih oznaka i slično.</w:t>
        </w:r>
      </w:ins>
      <w:ins w:id="2022" w:author="Kristijan Vrabec (kvrabec)" w:date="2018-12-09T20:16:00Z">
        <w:r w:rsidR="006E276D">
          <w:t xml:space="preserve"> </w:t>
        </w:r>
      </w:ins>
    </w:p>
    <w:p w14:paraId="1B94A9DF" w14:textId="1B753647" w:rsidR="00832696" w:rsidRDefault="00832696" w:rsidP="00832696">
      <w:pPr>
        <w:pStyle w:val="NoSpacing"/>
        <w:keepNext/>
        <w:rPr>
          <w:ins w:id="2023" w:author="Kristijan Vrabec (kvrabec)" w:date="2018-12-10T10:00:00Z"/>
        </w:rPr>
      </w:pPr>
      <w:ins w:id="2024" w:author="Kristijan Vrabec (kvrabec)" w:date="2018-12-10T10:00:00Z">
        <w:r>
          <w:rPr>
            <w:noProof/>
          </w:rPr>
          <w:drawing>
            <wp:inline distT="0" distB="0" distL="0" distR="0" wp14:anchorId="54A3CF21" wp14:editId="2B4E154F">
              <wp:extent cx="2886075" cy="1095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52674"/>
                      <a:stretch/>
                    </pic:blipFill>
                    <pic:spPr bwMode="auto">
                      <a:xfrm>
                        <a:off x="0" y="0"/>
                        <a:ext cx="2886075" cy="1095375"/>
                      </a:xfrm>
                      <a:prstGeom prst="rect">
                        <a:avLst/>
                      </a:prstGeom>
                      <a:ln>
                        <a:noFill/>
                      </a:ln>
                      <a:extLst>
                        <a:ext uri="{53640926-AAD7-44D8-BBD7-CCE9431645EC}">
                          <a14:shadowObscured xmlns:a14="http://schemas.microsoft.com/office/drawing/2010/main"/>
                        </a:ext>
                      </a:extLst>
                    </pic:spPr>
                  </pic:pic>
                </a:graphicData>
              </a:graphic>
            </wp:inline>
          </w:drawing>
        </w:r>
      </w:ins>
    </w:p>
    <w:p w14:paraId="71F33DBF" w14:textId="1771B451" w:rsidR="00832696" w:rsidRPr="00832696" w:rsidRDefault="00832696" w:rsidP="00832696">
      <w:pPr>
        <w:pStyle w:val="Caption"/>
        <w:ind w:firstLine="0"/>
        <w:jc w:val="center"/>
        <w:rPr>
          <w:ins w:id="2025" w:author="Kristijan Vrabec (kvrabec)" w:date="2018-12-09T20:15:00Z"/>
          <w:sz w:val="20"/>
          <w:rPrChange w:id="2026" w:author="Kristijan Vrabec (kvrabec)" w:date="2018-12-10T10:00:00Z">
            <w:rPr>
              <w:ins w:id="2027" w:author="Kristijan Vrabec (kvrabec)" w:date="2018-12-09T20:15:00Z"/>
            </w:rPr>
          </w:rPrChange>
        </w:rPr>
        <w:pPrChange w:id="2028" w:author="Kristijan Vrabec (kvrabec)" w:date="2018-12-10T10:00:00Z">
          <w:pPr>
            <w:ind w:firstLine="0"/>
          </w:pPr>
        </w:pPrChange>
      </w:pPr>
      <w:ins w:id="2029" w:author="Kristijan Vrabec (kvrabec)" w:date="2018-12-10T10:00:00Z">
        <w:r>
          <w:rPr>
            <w:sz w:val="20"/>
          </w:rPr>
          <w:br/>
        </w:r>
        <w:r w:rsidRPr="00A34B9D">
          <w:rPr>
            <w:sz w:val="20"/>
          </w:rPr>
          <w:t xml:space="preserve">Slika </w:t>
        </w:r>
        <w:r w:rsidRPr="00A34B9D">
          <w:rPr>
            <w:sz w:val="20"/>
          </w:rPr>
          <w:fldChar w:fldCharType="begin"/>
        </w:r>
        <w:r w:rsidRPr="00A34B9D">
          <w:rPr>
            <w:sz w:val="20"/>
          </w:rPr>
          <w:instrText xml:space="preserve"> SEQ Slika \* ARABIC </w:instrText>
        </w:r>
        <w:r w:rsidRPr="00A34B9D">
          <w:rPr>
            <w:sz w:val="20"/>
          </w:rPr>
          <w:fldChar w:fldCharType="separate"/>
        </w:r>
      </w:ins>
      <w:ins w:id="2030" w:author="Kristijan Vrabec (kvrabec)" w:date="2018-12-10T19:34:00Z">
        <w:r w:rsidR="00895B34">
          <w:rPr>
            <w:noProof/>
            <w:sz w:val="20"/>
          </w:rPr>
          <w:t>19</w:t>
        </w:r>
      </w:ins>
      <w:ins w:id="2031" w:author="Kristijan Vrabec (kvrabec)" w:date="2018-12-10T10:00:00Z">
        <w:r w:rsidRPr="00A34B9D">
          <w:rPr>
            <w:sz w:val="20"/>
          </w:rPr>
          <w:fldChar w:fldCharType="end"/>
        </w:r>
        <w:r w:rsidRPr="00A34B9D">
          <w:rPr>
            <w:sz w:val="20"/>
          </w:rPr>
          <w:t xml:space="preserve"> Nekoliko linija iz podatkovnog seta</w:t>
        </w:r>
      </w:ins>
    </w:p>
    <w:p w14:paraId="6BF050C7" w14:textId="1D1F7E4B" w:rsidR="006E276D" w:rsidRDefault="006E276D" w:rsidP="00811645">
      <w:pPr>
        <w:rPr>
          <w:ins w:id="2032" w:author="Kristijan Vrabec (kvrabec)" w:date="2018-12-09T20:22:00Z"/>
        </w:rPr>
      </w:pPr>
      <w:ins w:id="2033" w:author="Kristijan Vrabec (kvrabec)" w:date="2018-12-09T20:17:00Z">
        <w:r>
          <w:t xml:space="preserve">Preuzeti set </w:t>
        </w:r>
      </w:ins>
      <w:ins w:id="2034" w:author="Kristijan Vrabec (kvrabec)" w:date="2018-12-09T20:18:00Z">
        <w:r>
          <w:t xml:space="preserve">podataka </w:t>
        </w:r>
      </w:ins>
      <w:ins w:id="2035" w:author="Kristijan Vrabec (kvrabec)" w:date="2018-12-09T20:17:00Z">
        <w:r>
          <w:t>je verificiran od strane velikog broja</w:t>
        </w:r>
      </w:ins>
      <w:ins w:id="2036" w:author="Kristijan Vrabec (kvrabec)" w:date="2018-12-09T20:18:00Z">
        <w:r>
          <w:t xml:space="preserve"> korisnika </w:t>
        </w:r>
        <w:proofErr w:type="spellStart"/>
        <w:r>
          <w:t>Kaggle</w:t>
        </w:r>
        <w:proofErr w:type="spellEnd"/>
        <w:r>
          <w:t xml:space="preserve"> servisa kao dobar, stog</w:t>
        </w:r>
      </w:ins>
      <w:ins w:id="2037" w:author="Kristijan Vrabec (kvrabec)" w:date="2018-12-09T20:19:00Z">
        <w:r>
          <w:t>a dodatne verifikacije i provjere nisu potrebne.</w:t>
        </w:r>
      </w:ins>
      <w:ins w:id="2038" w:author="Kristijan Vrabec (kvrabec)" w:date="2018-12-09T21:00:00Z">
        <w:r w:rsidR="002B7510">
          <w:t xml:space="preserve"> Kako bi se podaci mogli poslati</w:t>
        </w:r>
      </w:ins>
      <w:ins w:id="2039" w:author="Kristijan Vrabec (kvrabec)" w:date="2018-12-09T21:01:00Z">
        <w:r w:rsidR="002B7510">
          <w:t xml:space="preserve"> modelu, potrebno ih je pretvoriti u brojčane vrijednosti</w:t>
        </w:r>
      </w:ins>
      <w:ins w:id="2040" w:author="Kristijan Vrabec (kvrabec)" w:date="2018-12-09T21:11:00Z">
        <w:r w:rsidR="00893CAB">
          <w:t>.</w:t>
        </w:r>
      </w:ins>
    </w:p>
    <w:p w14:paraId="12E1A88C" w14:textId="77777777" w:rsidR="00893CAB" w:rsidRDefault="00893CAB" w:rsidP="00893CAB">
      <w:pPr>
        <w:pStyle w:val="Heading2"/>
        <w:rPr>
          <w:ins w:id="2041" w:author="Kristijan Vrabec (kvrabec)" w:date="2018-12-09T21:14:00Z"/>
        </w:rPr>
      </w:pPr>
      <w:ins w:id="2042" w:author="Kristijan Vrabec (kvrabec)" w:date="2018-12-09T21:14:00Z">
        <w:r>
          <w:t>Pripremanje seta podataka za model</w:t>
        </w:r>
      </w:ins>
    </w:p>
    <w:p w14:paraId="5F0E43B1" w14:textId="7C646FAA" w:rsidR="00BD06FC" w:rsidRDefault="008A74DD" w:rsidP="00F77007">
      <w:pPr>
        <w:rPr>
          <w:ins w:id="2043" w:author="Kristijan Vrabec (kvrabec)" w:date="2018-12-09T21:51:00Z"/>
        </w:rPr>
      </w:pPr>
      <w:ins w:id="2044" w:author="Kristijan Vrabec (kvrabec)" w:date="2018-12-09T21:19:00Z">
        <w:r>
          <w:t>Kao reprezentaciju riječi koristit će se metoda dodavanja u listu i traženja inde</w:t>
        </w:r>
      </w:ins>
      <w:ins w:id="2045" w:author="Kristijan Vrabec (kvrabec)" w:date="2018-12-09T21:20:00Z">
        <w:r>
          <w:t>ksa. Za početak je potrebno učitati set podataka.</w:t>
        </w:r>
      </w:ins>
      <w:ins w:id="2046" w:author="Kristijan Vrabec (kvrabec)" w:date="2018-12-09T21:46:00Z">
        <w:r w:rsidR="00BD06FC">
          <w:t xml:space="preserve"> </w:t>
        </w:r>
      </w:ins>
      <w:ins w:id="2047" w:author="Kristijan Vrabec (kvrabec)" w:date="2018-12-09T21:56:00Z">
        <w:r w:rsidR="005B121D">
          <w:t>Set se učitava u varijablu „</w:t>
        </w:r>
        <w:r w:rsidR="005B121D" w:rsidRPr="005B121D">
          <w:rPr>
            <w:rFonts w:ascii="Courier New" w:hAnsi="Courier New" w:cs="Courier New"/>
            <w:rPrChange w:id="2048" w:author="Kristijan Vrabec (kvrabec)" w:date="2018-12-09T21:57:00Z">
              <w:rPr/>
            </w:rPrChange>
          </w:rPr>
          <w:t>data</w:t>
        </w:r>
        <w:r w:rsidR="005B121D">
          <w:t>“</w:t>
        </w:r>
      </w:ins>
      <w:ins w:id="2049" w:author="Kristijan Vrabec (kvrabec)" w:date="2018-12-09T21:57:00Z">
        <w:r w:rsidR="005B121D">
          <w:t xml:space="preserve"> pozivom funkcije „</w:t>
        </w:r>
        <w:proofErr w:type="spellStart"/>
        <w:r w:rsidR="005B121D" w:rsidRPr="005B121D">
          <w:rPr>
            <w:rFonts w:ascii="Courier New" w:hAnsi="Courier New" w:cs="Courier New"/>
            <w:rPrChange w:id="2050" w:author="Kristijan Vrabec (kvrabec)" w:date="2018-12-09T21:57:00Z">
              <w:rPr/>
            </w:rPrChange>
          </w:rPr>
          <w:t>pd.read_csv</w:t>
        </w:r>
        <w:proofErr w:type="spellEnd"/>
        <w:r w:rsidR="005B121D" w:rsidRPr="005B121D">
          <w:rPr>
            <w:rFonts w:ascii="Courier New" w:hAnsi="Courier New" w:cs="Courier New"/>
            <w:rPrChange w:id="2051" w:author="Kristijan Vrabec (kvrabec)" w:date="2018-12-09T21:57:00Z">
              <w:rPr/>
            </w:rPrChange>
          </w:rPr>
          <w:t>()</w:t>
        </w:r>
        <w:r w:rsidR="005B121D">
          <w:t>“, gdje je „</w:t>
        </w:r>
        <w:proofErr w:type="spellStart"/>
        <w:r w:rsidR="005B121D" w:rsidRPr="004409E8">
          <w:rPr>
            <w:rFonts w:ascii="Courier New" w:hAnsi="Courier New" w:cs="Courier New"/>
            <w:rPrChange w:id="2052" w:author="Kristijan Vrabec (kvrabec)" w:date="2018-12-10T08:56:00Z">
              <w:rPr/>
            </w:rPrChange>
          </w:rPr>
          <w:t>pd</w:t>
        </w:r>
        <w:proofErr w:type="spellEnd"/>
        <w:r w:rsidR="005B121D">
          <w:t xml:space="preserve">“ </w:t>
        </w:r>
      </w:ins>
      <w:proofErr w:type="spellStart"/>
      <w:ins w:id="2053" w:author="Kristijan Vrabec (kvrabec)" w:date="2018-12-09T21:58:00Z">
        <w:r w:rsidR="005B121D">
          <w:t>P</w:t>
        </w:r>
      </w:ins>
      <w:ins w:id="2054" w:author="Kristijan Vrabec (kvrabec)" w:date="2018-12-09T21:57:00Z">
        <w:r w:rsidR="005B121D">
          <w:t>an</w:t>
        </w:r>
      </w:ins>
      <w:ins w:id="2055" w:author="Kristijan Vrabec (kvrabec)" w:date="2018-12-09T21:58:00Z">
        <w:r w:rsidR="005B121D">
          <w:t>das</w:t>
        </w:r>
        <w:proofErr w:type="spellEnd"/>
        <w:r w:rsidR="005B121D">
          <w:t xml:space="preserve"> biblioteka za strukturiranje i analizu podataka. </w:t>
        </w:r>
      </w:ins>
      <w:ins w:id="2056" w:author="Kristijan Vrabec (kvrabec)" w:date="2018-12-10T08:58:00Z">
        <w:r w:rsidR="004409E8">
          <w:t xml:space="preserve">Ulazni set podataka se učitava u </w:t>
        </w:r>
        <w:proofErr w:type="spellStart"/>
        <w:r w:rsidR="004409E8">
          <w:t>Pandas</w:t>
        </w:r>
        <w:proofErr w:type="spellEnd"/>
        <w:r w:rsidR="004409E8">
          <w:t xml:space="preserve"> struktu</w:t>
        </w:r>
      </w:ins>
      <w:ins w:id="2057" w:author="Kristijan Vrabec (kvrabec)" w:date="2018-12-10T08:59:00Z">
        <w:r w:rsidR="004409E8">
          <w:t>ru „</w:t>
        </w:r>
        <w:proofErr w:type="spellStart"/>
        <w:r w:rsidR="004409E8">
          <w:t>DataFrame</w:t>
        </w:r>
        <w:proofErr w:type="spellEnd"/>
        <w:r w:rsidR="004409E8">
          <w:t xml:space="preserve">“, koja radi slično kao tablica te se može pristupiti vrijednostima preko retka i preko stupca. </w:t>
        </w:r>
      </w:ins>
      <w:ins w:id="2058" w:author="Kristijan Vrabec (kvrabec)" w:date="2018-12-09T21:59:00Z">
        <w:r w:rsidR="005B121D">
          <w:t>Pošto ulazni set ima prazne vrijednost</w:t>
        </w:r>
      </w:ins>
      <w:ins w:id="2059" w:author="Kristijan Vrabec (kvrabec)" w:date="2018-12-10T16:16:00Z">
        <w:r w:rsidR="00661BF8">
          <w:t>i</w:t>
        </w:r>
      </w:ins>
      <w:ins w:id="2060" w:author="Kristijan Vrabec (kvrabec)" w:date="2018-12-09T21:59:00Z">
        <w:r w:rsidR="005B121D">
          <w:t xml:space="preserve"> kako se ne bi </w:t>
        </w:r>
      </w:ins>
      <w:ins w:id="2061" w:author="Kristijan Vrabec (kvrabec)" w:date="2018-12-09T22:00:00Z">
        <w:r w:rsidR="005B121D">
          <w:t>nepotrebno zapisival</w:t>
        </w:r>
      </w:ins>
      <w:ins w:id="2062" w:author="Kristijan Vrabec (kvrabec)" w:date="2018-12-10T16:16:00Z">
        <w:r w:rsidR="00661BF8">
          <w:t>i</w:t>
        </w:r>
      </w:ins>
      <w:ins w:id="2063" w:author="Kristijan Vrabec (kvrabec)" w:date="2018-12-09T22:00:00Z">
        <w:r w:rsidR="005B121D">
          <w:t xml:space="preserve"> nevažn</w:t>
        </w:r>
      </w:ins>
      <w:ins w:id="2064" w:author="Kristijan Vrabec (kvrabec)" w:date="2018-12-10T08:56:00Z">
        <w:r w:rsidR="004409E8">
          <w:t>i</w:t>
        </w:r>
      </w:ins>
      <w:ins w:id="2065" w:author="Kristijan Vrabec (kvrabec)" w:date="2018-12-09T22:00:00Z">
        <w:r w:rsidR="005B121D">
          <w:t xml:space="preserve"> </w:t>
        </w:r>
      </w:ins>
      <w:ins w:id="2066" w:author="Kristijan Vrabec (kvrabec)" w:date="2018-12-10T08:56:00Z">
        <w:r w:rsidR="004409E8">
          <w:t>podaci koji bi samo zauzimali dodatnu memoriju</w:t>
        </w:r>
      </w:ins>
      <w:ins w:id="2067" w:author="Kristijan Vrabec (kvrabec)" w:date="2018-12-09T22:00:00Z">
        <w:r w:rsidR="005B121D">
          <w:t>, potrebno je te vrijednosti popuniti.</w:t>
        </w:r>
      </w:ins>
      <w:ins w:id="2068" w:author="Kristijan Vrabec (kvrabec)" w:date="2018-12-10T10:00:00Z">
        <w:r w:rsidR="00AC2778">
          <w:t xml:space="preserve"> </w:t>
        </w:r>
        <w:r w:rsidR="004110DA">
          <w:t>P</w:t>
        </w:r>
      </w:ins>
      <w:ins w:id="2069" w:author="Kristijan Vrabec (kvrabec)" w:date="2018-12-09T22:00:00Z">
        <w:r w:rsidR="005B121D">
          <w:t>ozivom funkcije „</w:t>
        </w:r>
        <w:proofErr w:type="spellStart"/>
        <w:r w:rsidR="005B121D" w:rsidRPr="005B121D">
          <w:rPr>
            <w:rFonts w:ascii="Courier New" w:hAnsi="Courier New" w:cs="Courier New"/>
            <w:rPrChange w:id="2070" w:author="Kristijan Vrabec (kvrabec)" w:date="2018-12-09T22:02:00Z">
              <w:rPr/>
            </w:rPrChange>
          </w:rPr>
          <w:t>fillna</w:t>
        </w:r>
        <w:proofErr w:type="spellEnd"/>
        <w:r w:rsidR="005B121D">
          <w:t>()“</w:t>
        </w:r>
      </w:ins>
      <w:ins w:id="2071" w:author="Kristijan Vrabec (kvrabec)" w:date="2018-12-10T10:01:00Z">
        <w:r w:rsidR="004110DA">
          <w:t xml:space="preserve"> se</w:t>
        </w:r>
      </w:ins>
      <w:ins w:id="2072" w:author="Kristijan Vrabec (kvrabec)" w:date="2018-12-09T22:01:00Z">
        <w:r w:rsidR="005B121D">
          <w:t xml:space="preserve"> na</w:t>
        </w:r>
      </w:ins>
      <w:ins w:id="2073" w:author="Kristijan Vrabec (kvrabec)" w:date="2018-12-10T08:56:00Z">
        <w:r w:rsidR="004409E8">
          <w:t>d</w:t>
        </w:r>
      </w:ins>
      <w:ins w:id="2074" w:author="Kristijan Vrabec (kvrabec)" w:date="2018-12-09T22:01:00Z">
        <w:r w:rsidR="005B121D">
          <w:t xml:space="preserve"> setom podataka umjesto zadane vrijednost „</w:t>
        </w:r>
        <w:r w:rsidR="005B121D" w:rsidRPr="005B121D">
          <w:rPr>
            <w:rFonts w:ascii="Courier New" w:hAnsi="Courier New" w:cs="Courier New"/>
            <w:color w:val="0000FF"/>
            <w:szCs w:val="19"/>
            <w:rPrChange w:id="2075" w:author="Kristijan Vrabec (kvrabec)" w:date="2018-12-09T22:02:00Z">
              <w:rPr/>
            </w:rPrChange>
          </w:rPr>
          <w:t>None</w:t>
        </w:r>
        <w:r w:rsidR="005B121D">
          <w:t xml:space="preserve">“ </w:t>
        </w:r>
      </w:ins>
      <w:ins w:id="2076" w:author="Kristijan Vrabec (kvrabec)" w:date="2018-12-10T10:01:00Z">
        <w:r w:rsidR="004110DA">
          <w:t xml:space="preserve">upisuju </w:t>
        </w:r>
      </w:ins>
      <w:ins w:id="2077" w:author="Kristijan Vrabec (kvrabec)" w:date="2018-12-09T22:03:00Z">
        <w:r w:rsidR="005B121D">
          <w:t>vrijednost zadane</w:t>
        </w:r>
      </w:ins>
      <w:ins w:id="2078" w:author="Kristijan Vrabec (kvrabec)" w:date="2018-12-09T22:04:00Z">
        <w:r w:rsidR="005B121D">
          <w:t xml:space="preserve"> parametrom „</w:t>
        </w:r>
      </w:ins>
      <w:proofErr w:type="spellStart"/>
      <w:ins w:id="2079" w:author="Kristijan Vrabec (kvrabec)" w:date="2018-12-10T09:56:00Z">
        <w:r w:rsidR="00832696" w:rsidRPr="00832696">
          <w:rPr>
            <w:rFonts w:ascii="Courier New" w:hAnsi="Courier New" w:cs="Courier New"/>
            <w:color w:val="000000"/>
            <w:szCs w:val="24"/>
            <w:rPrChange w:id="2080" w:author="Kristijan Vrabec (kvrabec)" w:date="2018-12-10T09:56:00Z">
              <w:rPr>
                <w:rFonts w:ascii="Courier New" w:hAnsi="Courier New" w:cs="Courier New"/>
                <w:color w:val="000000"/>
                <w:sz w:val="20"/>
                <w:szCs w:val="19"/>
              </w:rPr>
            </w:rPrChange>
          </w:rPr>
          <w:t>method</w:t>
        </w:r>
        <w:proofErr w:type="spellEnd"/>
        <w:r w:rsidR="00832696" w:rsidRPr="00832696">
          <w:rPr>
            <w:rFonts w:ascii="Courier New" w:hAnsi="Courier New" w:cs="Courier New"/>
            <w:color w:val="000000"/>
            <w:szCs w:val="24"/>
            <w:rPrChange w:id="2081" w:author="Kristijan Vrabec (kvrabec)" w:date="2018-12-10T09:56:00Z">
              <w:rPr>
                <w:rFonts w:ascii="Courier New" w:hAnsi="Courier New" w:cs="Courier New"/>
                <w:color w:val="000000"/>
                <w:sz w:val="20"/>
                <w:szCs w:val="19"/>
              </w:rPr>
            </w:rPrChange>
          </w:rPr>
          <w:t>=</w:t>
        </w:r>
      </w:ins>
      <w:ins w:id="2082" w:author="Kristijan Vrabec (kvrabec)" w:date="2018-12-10T11:17:00Z">
        <w:r w:rsidR="00941903">
          <w:rPr>
            <w:rFonts w:ascii="Courier New" w:hAnsi="Courier New" w:cs="Courier New"/>
            <w:color w:val="A31515"/>
            <w:szCs w:val="24"/>
          </w:rPr>
          <w:t>'</w:t>
        </w:r>
      </w:ins>
      <w:proofErr w:type="spellStart"/>
      <w:ins w:id="2083" w:author="Kristijan Vrabec (kvrabec)" w:date="2018-12-10T09:56:00Z">
        <w:r w:rsidR="00832696" w:rsidRPr="00832696">
          <w:rPr>
            <w:rFonts w:ascii="Courier New" w:hAnsi="Courier New" w:cs="Courier New"/>
            <w:color w:val="A31515"/>
            <w:szCs w:val="24"/>
            <w:rPrChange w:id="2084" w:author="Kristijan Vrabec (kvrabec)" w:date="2018-12-10T09:56:00Z">
              <w:rPr>
                <w:rFonts w:ascii="Courier New" w:hAnsi="Courier New" w:cs="Courier New"/>
                <w:color w:val="A31515"/>
                <w:sz w:val="20"/>
                <w:szCs w:val="19"/>
              </w:rPr>
            </w:rPrChange>
          </w:rPr>
          <w:t>ffill</w:t>
        </w:r>
      </w:ins>
      <w:proofErr w:type="spellEnd"/>
      <w:ins w:id="2085" w:author="Kristijan Vrabec (kvrabec)" w:date="2018-12-10T11:17:00Z">
        <w:r w:rsidR="00941903">
          <w:rPr>
            <w:rFonts w:ascii="Courier New" w:hAnsi="Courier New" w:cs="Courier New"/>
            <w:color w:val="A31515"/>
            <w:szCs w:val="24"/>
          </w:rPr>
          <w:t>'</w:t>
        </w:r>
      </w:ins>
      <w:ins w:id="2086" w:author="Kristijan Vrabec (kvrabec)" w:date="2018-12-09T22:04:00Z">
        <w:r w:rsidR="005B121D" w:rsidRPr="00F77007">
          <w:rPr>
            <w:szCs w:val="24"/>
          </w:rPr>
          <w:t>“</w:t>
        </w:r>
      </w:ins>
      <w:ins w:id="2087" w:author="Kristijan Vrabec (kvrabec)" w:date="2018-12-10T08:57:00Z">
        <w:r w:rsidR="004409E8" w:rsidRPr="00832696">
          <w:rPr>
            <w:szCs w:val="24"/>
            <w:rPrChange w:id="2088" w:author="Kristijan Vrabec (kvrabec)" w:date="2018-12-10T09:56:00Z">
              <w:rPr/>
            </w:rPrChange>
          </w:rPr>
          <w:t>,</w:t>
        </w:r>
        <w:r w:rsidR="004409E8">
          <w:t xml:space="preserve"> koji uzima zadnju valjanu vrijednost te je prop</w:t>
        </w:r>
      </w:ins>
      <w:ins w:id="2089" w:author="Kristijan Vrabec (kvrabec)" w:date="2018-12-10T08:58:00Z">
        <w:r w:rsidR="004409E8">
          <w:t>agira na slijedeća prazna mjesta.</w:t>
        </w:r>
      </w:ins>
      <w:ins w:id="2090" w:author="Kristijan Vrabec (kvrabec)" w:date="2018-12-10T10:01:00Z">
        <w:r w:rsidR="004110DA">
          <w:t xml:space="preserve"> U slučaju na slici iznad (Slika 19), svaki će redak</w:t>
        </w:r>
      </w:ins>
      <w:ins w:id="2091" w:author="Kristijan Vrabec (kvrabec)" w:date="2018-12-10T10:02:00Z">
        <w:r w:rsidR="004110DA">
          <w:t xml:space="preserve"> dobiti početnu vrijednost „</w:t>
        </w:r>
        <w:r w:rsidR="004110DA" w:rsidRPr="00A34B9D">
          <w:rPr>
            <w:rFonts w:ascii="Courier New" w:hAnsi="Courier New" w:cs="Courier New"/>
          </w:rPr>
          <w:t xml:space="preserve">Sentence </w:t>
        </w:r>
        <w:r w:rsidR="004110DA">
          <w:rPr>
            <w:rFonts w:ascii="Courier New" w:hAnsi="Courier New" w:cs="Courier New"/>
          </w:rPr>
          <w:t>1:</w:t>
        </w:r>
        <w:r w:rsidR="004110DA">
          <w:t>“.</w:t>
        </w:r>
      </w:ins>
    </w:p>
    <w:bookmarkStart w:id="2092" w:name="_MON_1605897560"/>
    <w:bookmarkEnd w:id="2092"/>
    <w:p w14:paraId="714A38F6" w14:textId="158F597C" w:rsidR="005B121D" w:rsidRDefault="00941903">
      <w:pPr>
        <w:keepNext/>
        <w:ind w:firstLine="0"/>
        <w:pPrChange w:id="2093" w:author="Kristijan Vrabec (kvrabec)" w:date="2018-12-09T22:06:00Z">
          <w:pPr>
            <w:ind w:firstLine="0"/>
          </w:pPr>
        </w:pPrChange>
      </w:pPr>
      <w:ins w:id="2094" w:author="Kristijan Vrabec (kvrabec)" w:date="2018-12-09T21:53:00Z">
        <w:r>
          <w:object w:dxaOrig="9072" w:dyaOrig="2719" w14:anchorId="638C06EF">
            <v:shape id="_x0000_i1844" type="#_x0000_t75" style="width:453.75pt;height:135.75pt" o:ole="">
              <v:imagedata r:id="rId31" o:title=""/>
            </v:shape>
            <o:OLEObject Type="Embed" ProgID="Word.OpenDocumentText.12" ShapeID="_x0000_i1844" DrawAspect="Content" ObjectID="_1605980813" r:id="rId32"/>
          </w:object>
        </w:r>
      </w:ins>
    </w:p>
    <w:p w14:paraId="239BBC5E" w14:textId="113E2136" w:rsidR="004409E8" w:rsidRDefault="005B121D" w:rsidP="004409E8">
      <w:pPr>
        <w:pStyle w:val="Caption"/>
        <w:ind w:firstLine="0"/>
        <w:jc w:val="center"/>
        <w:rPr>
          <w:sz w:val="20"/>
        </w:rPr>
      </w:pPr>
      <w:bookmarkStart w:id="2095" w:name="_Toc532226887"/>
      <w:r w:rsidRPr="005B121D">
        <w:rPr>
          <w:sz w:val="20"/>
          <w:rPrChange w:id="2096" w:author="Kristijan Vrabec (kvrabec)" w:date="2018-12-09T22:06:00Z">
            <w:rPr/>
          </w:rPrChange>
        </w:rPr>
        <w:t xml:space="preserve">Kod </w:t>
      </w:r>
      <w:r w:rsidRPr="005B121D">
        <w:rPr>
          <w:sz w:val="20"/>
          <w:rPrChange w:id="2097" w:author="Kristijan Vrabec (kvrabec)" w:date="2018-12-09T22:06:00Z">
            <w:rPr/>
          </w:rPrChange>
        </w:rPr>
        <w:fldChar w:fldCharType="begin"/>
      </w:r>
      <w:r w:rsidRPr="005B121D">
        <w:rPr>
          <w:sz w:val="20"/>
          <w:rPrChange w:id="2098" w:author="Kristijan Vrabec (kvrabec)" w:date="2018-12-09T22:06:00Z">
            <w:rPr/>
          </w:rPrChange>
        </w:rPr>
        <w:instrText xml:space="preserve"> SEQ Kod \* ARABIC </w:instrText>
      </w:r>
      <w:r w:rsidRPr="005B121D">
        <w:rPr>
          <w:sz w:val="20"/>
          <w:rPrChange w:id="2099" w:author="Kristijan Vrabec (kvrabec)" w:date="2018-12-09T22:06:00Z">
            <w:rPr/>
          </w:rPrChange>
        </w:rPr>
        <w:fldChar w:fldCharType="separate"/>
      </w:r>
      <w:r w:rsidR="00895B34">
        <w:rPr>
          <w:noProof/>
          <w:sz w:val="20"/>
        </w:rPr>
        <w:t>1</w:t>
      </w:r>
      <w:r w:rsidRPr="005B121D">
        <w:rPr>
          <w:sz w:val="20"/>
          <w:rPrChange w:id="2100" w:author="Kristijan Vrabec (kvrabec)" w:date="2018-12-09T22:06:00Z">
            <w:rPr/>
          </w:rPrChange>
        </w:rPr>
        <w:fldChar w:fldCharType="end"/>
      </w:r>
      <w:r w:rsidRPr="005B121D">
        <w:rPr>
          <w:sz w:val="20"/>
          <w:rPrChange w:id="2101" w:author="Kristijan Vrabec (kvrabec)" w:date="2018-12-09T22:06:00Z">
            <w:rPr/>
          </w:rPrChange>
        </w:rPr>
        <w:t xml:space="preserve"> Učitavanje seta te indeksiranje riječi i NER oznaka</w:t>
      </w:r>
      <w:ins w:id="2102" w:author="Kristijan Vrabec (kvrabec)" w:date="2018-12-10T17:31:00Z">
        <w:r w:rsidR="00403E25">
          <w:rPr>
            <w:sz w:val="20"/>
          </w:rPr>
          <w:t xml:space="preserve"> u </w:t>
        </w:r>
        <w:r w:rsidR="00403E25" w:rsidRPr="00403E25">
          <w:rPr>
            <w:sz w:val="20"/>
          </w:rPr>
          <w:t>prepareEmbeddings.py</w:t>
        </w:r>
      </w:ins>
      <w:bookmarkEnd w:id="2095"/>
    </w:p>
    <w:p w14:paraId="223D6718" w14:textId="205FF2A6" w:rsidR="00A96BEC" w:rsidRDefault="004409E8" w:rsidP="004409E8">
      <w:r>
        <w:lastRenderedPageBreak/>
        <w:t>Kako bi mogli indeksirati riječi, koje će biti ulazni podat</w:t>
      </w:r>
      <w:ins w:id="2103" w:author="Kristijan Vrabec (kvrabec)" w:date="2018-12-10T16:17:00Z">
        <w:r w:rsidR="00710578">
          <w:t>ci</w:t>
        </w:r>
      </w:ins>
      <w:del w:id="2104" w:author="Kristijan Vrabec (kvrabec)" w:date="2018-12-10T16:17:00Z">
        <w:r w:rsidDel="00710578">
          <w:delText>aka</w:delText>
        </w:r>
      </w:del>
      <w:r>
        <w:t xml:space="preserve"> za model, potrebno ih je prvo izvući iz seta podataka. Kao što je prije spomenuto, vrijednosti se mogu izvlačiti preko redaka i stupaca, stoga se</w:t>
      </w:r>
      <w:r w:rsidR="00492C92">
        <w:t xml:space="preserve"> naredbom „</w:t>
      </w:r>
      <w:r w:rsidR="00492C92" w:rsidRPr="00492C92">
        <w:rPr>
          <w:rFonts w:ascii="Courier New" w:hAnsi="Courier New" w:cs="Courier New"/>
          <w:color w:val="000000"/>
          <w:szCs w:val="19"/>
          <w:rPrChange w:id="2105" w:author="Kristijan Vrabec (kvrabec)" w:date="2018-12-10T09:03:00Z">
            <w:rPr>
              <w:rFonts w:ascii="Courier New" w:hAnsi="Courier New" w:cs="Courier New"/>
              <w:color w:val="000000"/>
              <w:sz w:val="20"/>
              <w:szCs w:val="19"/>
            </w:rPr>
          </w:rPrChange>
        </w:rPr>
        <w:t>data[</w:t>
      </w:r>
      <w:ins w:id="2106" w:author="Kristijan Vrabec (kvrabec)" w:date="2018-12-10T11:17:00Z">
        <w:r w:rsidR="007E0206">
          <w:rPr>
            <w:rFonts w:ascii="Courier New" w:hAnsi="Courier New" w:cs="Courier New"/>
            <w:color w:val="A31515"/>
            <w:szCs w:val="19"/>
          </w:rPr>
          <w:t>'</w:t>
        </w:r>
      </w:ins>
      <w:del w:id="2107" w:author="Kristijan Vrabec (kvrabec)" w:date="2018-12-10T11:17:00Z">
        <w:r w:rsidR="00492C92" w:rsidRPr="00492C92" w:rsidDel="007E0206">
          <w:rPr>
            <w:rFonts w:ascii="Courier New" w:hAnsi="Courier New" w:cs="Courier New"/>
            <w:color w:val="A31515"/>
            <w:szCs w:val="19"/>
            <w:rPrChange w:id="2108" w:author="Kristijan Vrabec (kvrabec)" w:date="2018-12-10T09:03:00Z">
              <w:rPr>
                <w:rFonts w:ascii="Courier New" w:hAnsi="Courier New" w:cs="Courier New"/>
                <w:color w:val="A31515"/>
                <w:sz w:val="20"/>
                <w:szCs w:val="19"/>
              </w:rPr>
            </w:rPrChange>
          </w:rPr>
          <w:delText>"</w:delText>
        </w:r>
      </w:del>
      <w:r w:rsidR="00492C92" w:rsidRPr="00492C92">
        <w:rPr>
          <w:rFonts w:ascii="Courier New" w:hAnsi="Courier New" w:cs="Courier New"/>
          <w:color w:val="A31515"/>
          <w:szCs w:val="19"/>
          <w:rPrChange w:id="2109" w:author="Kristijan Vrabec (kvrabec)" w:date="2018-12-10T09:03:00Z">
            <w:rPr>
              <w:rFonts w:ascii="Courier New" w:hAnsi="Courier New" w:cs="Courier New"/>
              <w:color w:val="A31515"/>
              <w:sz w:val="20"/>
              <w:szCs w:val="19"/>
            </w:rPr>
          </w:rPrChange>
        </w:rPr>
        <w:t>Word</w:t>
      </w:r>
      <w:del w:id="2110" w:author="Kristijan Vrabec (kvrabec)" w:date="2018-12-10T11:17:00Z">
        <w:r w:rsidR="00492C92" w:rsidRPr="00492C92" w:rsidDel="007E0206">
          <w:rPr>
            <w:rFonts w:ascii="Courier New" w:hAnsi="Courier New" w:cs="Courier New"/>
            <w:color w:val="A31515"/>
            <w:szCs w:val="19"/>
            <w:rPrChange w:id="2111" w:author="Kristijan Vrabec (kvrabec)" w:date="2018-12-10T09:03:00Z">
              <w:rPr>
                <w:rFonts w:ascii="Courier New" w:hAnsi="Courier New" w:cs="Courier New"/>
                <w:color w:val="A31515"/>
                <w:sz w:val="20"/>
                <w:szCs w:val="19"/>
              </w:rPr>
            </w:rPrChange>
          </w:rPr>
          <w:delText>"</w:delText>
        </w:r>
      </w:del>
      <w:ins w:id="2112" w:author="Kristijan Vrabec (kvrabec)" w:date="2018-12-10T11:17:00Z">
        <w:r w:rsidR="007E0206">
          <w:rPr>
            <w:rFonts w:ascii="Courier New" w:hAnsi="Courier New" w:cs="Courier New"/>
            <w:color w:val="A31515"/>
            <w:szCs w:val="19"/>
          </w:rPr>
          <w:t>'</w:t>
        </w:r>
      </w:ins>
      <w:r w:rsidR="00492C92" w:rsidRPr="00492C92">
        <w:rPr>
          <w:rFonts w:ascii="Courier New" w:hAnsi="Courier New" w:cs="Courier New"/>
          <w:color w:val="000000"/>
          <w:szCs w:val="19"/>
          <w:rPrChange w:id="2113" w:author="Kristijan Vrabec (kvrabec)" w:date="2018-12-10T09:03:00Z">
            <w:rPr>
              <w:rFonts w:ascii="Courier New" w:hAnsi="Courier New" w:cs="Courier New"/>
              <w:color w:val="000000"/>
              <w:sz w:val="20"/>
              <w:szCs w:val="19"/>
            </w:rPr>
          </w:rPrChange>
        </w:rPr>
        <w:t>].</w:t>
      </w:r>
      <w:proofErr w:type="spellStart"/>
      <w:r w:rsidR="00492C92" w:rsidRPr="00492C92">
        <w:rPr>
          <w:rFonts w:ascii="Courier New" w:hAnsi="Courier New" w:cs="Courier New"/>
          <w:color w:val="000000"/>
          <w:szCs w:val="19"/>
          <w:rPrChange w:id="2114" w:author="Kristijan Vrabec (kvrabec)" w:date="2018-12-10T09:03:00Z">
            <w:rPr>
              <w:rFonts w:ascii="Courier New" w:hAnsi="Courier New" w:cs="Courier New"/>
              <w:color w:val="000000"/>
              <w:sz w:val="20"/>
              <w:szCs w:val="19"/>
            </w:rPr>
          </w:rPrChange>
        </w:rPr>
        <w:t>values</w:t>
      </w:r>
      <w:proofErr w:type="spellEnd"/>
      <w:r w:rsidR="00492C92">
        <w:t>“ iz seta podataka „</w:t>
      </w:r>
      <w:r w:rsidR="00492C92" w:rsidRPr="00A34B9D">
        <w:rPr>
          <w:rFonts w:ascii="Courier New" w:hAnsi="Courier New" w:cs="Courier New"/>
          <w:color w:val="000000"/>
          <w:szCs w:val="19"/>
        </w:rPr>
        <w:t>data</w:t>
      </w:r>
      <w:r w:rsidR="00492C92">
        <w:t>“ izvlače sve vrijednosti „</w:t>
      </w:r>
      <w:ins w:id="2115" w:author="Kristijan Vrabec (kvrabec)" w:date="2018-12-10T11:17:00Z">
        <w:r w:rsidR="007E0206">
          <w:rPr>
            <w:rFonts w:ascii="Courier New" w:hAnsi="Courier New" w:cs="Courier New"/>
            <w:color w:val="A31515"/>
            <w:szCs w:val="19"/>
          </w:rPr>
          <w:t>'</w:t>
        </w:r>
      </w:ins>
      <w:del w:id="2116" w:author="Kristijan Vrabec (kvrabec)" w:date="2018-12-10T11:17:00Z">
        <w:r w:rsidR="00492C92" w:rsidRPr="00A34B9D" w:rsidDel="007E0206">
          <w:rPr>
            <w:rFonts w:ascii="Courier New" w:hAnsi="Courier New" w:cs="Courier New"/>
            <w:color w:val="A31515"/>
            <w:szCs w:val="19"/>
          </w:rPr>
          <w:delText>"</w:delText>
        </w:r>
      </w:del>
      <w:r w:rsidR="00492C92" w:rsidRPr="00A34B9D">
        <w:rPr>
          <w:rFonts w:ascii="Courier New" w:hAnsi="Courier New" w:cs="Courier New"/>
          <w:color w:val="A31515"/>
          <w:szCs w:val="19"/>
        </w:rPr>
        <w:t>Word</w:t>
      </w:r>
      <w:del w:id="2117" w:author="Kristijan Vrabec (kvrabec)" w:date="2018-12-10T11:17:00Z">
        <w:r w:rsidR="00492C92" w:rsidRPr="00A34B9D" w:rsidDel="007E0206">
          <w:rPr>
            <w:rFonts w:ascii="Courier New" w:hAnsi="Courier New" w:cs="Courier New"/>
            <w:color w:val="A31515"/>
            <w:szCs w:val="19"/>
          </w:rPr>
          <w:delText>"</w:delText>
        </w:r>
      </w:del>
      <w:ins w:id="2118" w:author="Kristijan Vrabec (kvrabec)" w:date="2018-12-10T11:17:00Z">
        <w:r w:rsidR="007E0206">
          <w:rPr>
            <w:rFonts w:ascii="Courier New" w:hAnsi="Courier New" w:cs="Courier New"/>
            <w:color w:val="A31515"/>
            <w:szCs w:val="19"/>
          </w:rPr>
          <w:t>'</w:t>
        </w:r>
      </w:ins>
      <w:r w:rsidR="00492C92">
        <w:t>“. Kako bi vrijednosti bile jedinstvene, ta se lista riječi šalje u funkciju „</w:t>
      </w:r>
      <w:proofErr w:type="spellStart"/>
      <w:r w:rsidR="00492C92" w:rsidRPr="00492C92">
        <w:rPr>
          <w:rFonts w:ascii="Courier New" w:hAnsi="Courier New" w:cs="Courier New"/>
          <w:color w:val="000000"/>
          <w:szCs w:val="19"/>
          <w:rPrChange w:id="2119" w:author="Kristijan Vrabec (kvrabec)" w:date="2018-12-10T09:05:00Z">
            <w:rPr>
              <w:rFonts w:ascii="Courier New" w:hAnsi="Courier New" w:cs="Courier New"/>
              <w:color w:val="000000"/>
              <w:sz w:val="20"/>
              <w:szCs w:val="19"/>
            </w:rPr>
          </w:rPrChange>
        </w:rPr>
        <w:t>get_unique</w:t>
      </w:r>
      <w:proofErr w:type="spellEnd"/>
      <w:r w:rsidR="00492C92" w:rsidRPr="00492C92">
        <w:rPr>
          <w:rFonts w:ascii="Courier New" w:hAnsi="Courier New" w:cs="Courier New"/>
          <w:color w:val="000000"/>
          <w:szCs w:val="19"/>
          <w:rPrChange w:id="2120" w:author="Kristijan Vrabec (kvrabec)" w:date="2018-12-10T09:05:00Z">
            <w:rPr>
              <w:rFonts w:ascii="Courier New" w:hAnsi="Courier New" w:cs="Courier New"/>
              <w:color w:val="000000"/>
              <w:sz w:val="20"/>
              <w:szCs w:val="19"/>
            </w:rPr>
          </w:rPrChange>
        </w:rPr>
        <w:t>(</w:t>
      </w:r>
      <w:r w:rsidR="00492C92" w:rsidRPr="00492C92">
        <w:rPr>
          <w:rFonts w:ascii="Courier New" w:hAnsi="Courier New" w:cs="Courier New"/>
          <w:color w:val="808080"/>
          <w:szCs w:val="19"/>
          <w:rPrChange w:id="2121" w:author="Kristijan Vrabec (kvrabec)" w:date="2018-12-10T09:05:00Z">
            <w:rPr>
              <w:rFonts w:ascii="Courier New" w:hAnsi="Courier New" w:cs="Courier New"/>
              <w:color w:val="808080"/>
              <w:sz w:val="20"/>
              <w:szCs w:val="19"/>
            </w:rPr>
          </w:rPrChange>
        </w:rPr>
        <w:t>list</w:t>
      </w:r>
      <w:r w:rsidR="00492C92" w:rsidRPr="00492C92">
        <w:rPr>
          <w:rFonts w:ascii="Courier New" w:hAnsi="Courier New" w:cs="Courier New"/>
          <w:color w:val="000000"/>
          <w:szCs w:val="19"/>
          <w:rPrChange w:id="2122" w:author="Kristijan Vrabec (kvrabec)" w:date="2018-12-10T09:05:00Z">
            <w:rPr>
              <w:rFonts w:ascii="Courier New" w:hAnsi="Courier New" w:cs="Courier New"/>
              <w:color w:val="000000"/>
              <w:sz w:val="20"/>
              <w:szCs w:val="19"/>
            </w:rPr>
          </w:rPrChange>
        </w:rPr>
        <w:t>)</w:t>
      </w:r>
      <w:r w:rsidR="00492C92">
        <w:t>“. Funkcija ima varijablu „</w:t>
      </w:r>
      <w:proofErr w:type="spellStart"/>
      <w:r w:rsidR="00492C92" w:rsidRPr="00832696">
        <w:rPr>
          <w:rFonts w:ascii="Courier New" w:hAnsi="Courier New" w:cs="Courier New"/>
          <w:color w:val="000000"/>
          <w:szCs w:val="19"/>
          <w:rPrChange w:id="2123" w:author="Kristijan Vrabec (kvrabec)" w:date="2018-12-10T09:56:00Z">
            <w:rPr>
              <w:rFonts w:ascii="Courier New" w:hAnsi="Courier New" w:cs="Courier New"/>
              <w:color w:val="000000"/>
              <w:sz w:val="20"/>
              <w:szCs w:val="19"/>
            </w:rPr>
          </w:rPrChange>
        </w:rPr>
        <w:t>seen</w:t>
      </w:r>
      <w:proofErr w:type="spellEnd"/>
      <w:r w:rsidR="00492C92">
        <w:t>“ u koju se spremaju sve vrijednosti koje su dodane u listu, te varijablu „</w:t>
      </w:r>
      <w:proofErr w:type="spellStart"/>
      <w:r w:rsidR="00492C92" w:rsidRPr="00832696">
        <w:rPr>
          <w:rFonts w:ascii="Courier New" w:hAnsi="Courier New" w:cs="Courier New"/>
          <w:color w:val="000000"/>
          <w:szCs w:val="19"/>
          <w:rPrChange w:id="2124" w:author="Kristijan Vrabec (kvrabec)" w:date="2018-12-10T09:56:00Z">
            <w:rPr>
              <w:rFonts w:ascii="Courier New" w:hAnsi="Courier New" w:cs="Courier New"/>
              <w:color w:val="000000"/>
              <w:sz w:val="20"/>
              <w:szCs w:val="19"/>
            </w:rPr>
          </w:rPrChange>
        </w:rPr>
        <w:t>seen_add</w:t>
      </w:r>
      <w:proofErr w:type="spellEnd"/>
      <w:r w:rsidR="00492C92">
        <w:t>“ u koju se sprema „</w:t>
      </w:r>
      <w:proofErr w:type="spellStart"/>
      <w:ins w:id="2125" w:author="Kristijan Vrabec (kvrabec)" w:date="2018-12-10T16:19:00Z">
        <w:r w:rsidR="00A54D11" w:rsidRPr="00A34B9D">
          <w:rPr>
            <w:rFonts w:ascii="Courier New" w:hAnsi="Courier New" w:cs="Courier New"/>
            <w:color w:val="000000"/>
            <w:szCs w:val="19"/>
          </w:rPr>
          <w:t>add</w:t>
        </w:r>
        <w:proofErr w:type="spellEnd"/>
        <w:r w:rsidR="00A54D11">
          <w:rPr>
            <w:rFonts w:ascii="Courier New" w:hAnsi="Courier New" w:cs="Courier New"/>
            <w:color w:val="000000"/>
            <w:szCs w:val="19"/>
          </w:rPr>
          <w:t>()</w:t>
        </w:r>
      </w:ins>
      <w:r w:rsidR="00492C92">
        <w:t>“ metoda. „</w:t>
      </w:r>
      <w:proofErr w:type="spellStart"/>
      <w:ins w:id="2126" w:author="Kristijan Vrabec (kvrabec)" w:date="2018-12-10T16:19:00Z">
        <w:r w:rsidR="00A54D11" w:rsidRPr="00A34B9D">
          <w:rPr>
            <w:rFonts w:ascii="Courier New" w:hAnsi="Courier New" w:cs="Courier New"/>
            <w:color w:val="000000"/>
            <w:szCs w:val="19"/>
          </w:rPr>
          <w:t>add</w:t>
        </w:r>
        <w:proofErr w:type="spellEnd"/>
        <w:r w:rsidR="00A54D11">
          <w:rPr>
            <w:rFonts w:ascii="Courier New" w:hAnsi="Courier New" w:cs="Courier New"/>
            <w:color w:val="000000"/>
            <w:szCs w:val="19"/>
          </w:rPr>
          <w:t>()</w:t>
        </w:r>
      </w:ins>
      <w:r w:rsidR="00492C92">
        <w:t>“ metoda se sprema iz jednostavnog razloga</w:t>
      </w:r>
      <w:ins w:id="2127" w:author="Kristijan Vrabec (kvrabec)" w:date="2018-12-10T16:19:00Z">
        <w:r w:rsidR="00A54D11">
          <w:t>.</w:t>
        </w:r>
      </w:ins>
      <w:del w:id="2128" w:author="Kristijan Vrabec (kvrabec)" w:date="2018-12-10T16:19:00Z">
        <w:r w:rsidR="00492C92" w:rsidDel="00A54D11">
          <w:delText>,</w:delText>
        </w:r>
      </w:del>
      <w:r w:rsidR="00492C92">
        <w:t xml:space="preserve"> Python je dinamički jezik, odnosno pri pisanju programskog koda ne treba imenovati tipove varijabli. Kada bi se koristila obična „</w:t>
      </w:r>
      <w:proofErr w:type="spellStart"/>
      <w:ins w:id="2129" w:author="Kristijan Vrabec (kvrabec)" w:date="2018-12-10T16:19:00Z">
        <w:r w:rsidR="00A54D11" w:rsidRPr="00A34B9D">
          <w:rPr>
            <w:rFonts w:ascii="Courier New" w:hAnsi="Courier New" w:cs="Courier New"/>
            <w:color w:val="000000"/>
            <w:szCs w:val="19"/>
          </w:rPr>
          <w:t>add</w:t>
        </w:r>
        <w:proofErr w:type="spellEnd"/>
        <w:r w:rsidR="00A54D11">
          <w:rPr>
            <w:rFonts w:ascii="Courier New" w:hAnsi="Courier New" w:cs="Courier New"/>
            <w:color w:val="000000"/>
            <w:szCs w:val="19"/>
          </w:rPr>
          <w:t>()</w:t>
        </w:r>
      </w:ins>
      <w:r w:rsidR="00492C92">
        <w:t xml:space="preserve">“ metoda, pri svakom dodavanju u set, Python u pozadini morao detektirati tip podatka kako bi ga mogao dodati u set, što oduzima procesnu snagu. Funkcija vraća listu jedinstvenih riječi iz ulazne liste riječi. </w:t>
      </w:r>
      <w:r w:rsidR="00A96BEC">
        <w:t>Za potrebe modela, izračunava se i broj pronađenih riječi „</w:t>
      </w:r>
      <w:r w:rsidR="00A96BEC" w:rsidRPr="00A96BEC">
        <w:rPr>
          <w:rFonts w:ascii="Courier New" w:hAnsi="Courier New" w:cs="Courier New"/>
          <w:color w:val="000000"/>
          <w:szCs w:val="19"/>
          <w:rPrChange w:id="2130" w:author="Kristijan Vrabec (kvrabec)" w:date="2018-12-10T09:16:00Z">
            <w:rPr>
              <w:rFonts w:ascii="Courier New" w:hAnsi="Courier New" w:cs="Courier New"/>
              <w:color w:val="000000"/>
              <w:sz w:val="20"/>
              <w:szCs w:val="19"/>
            </w:rPr>
          </w:rPrChange>
        </w:rPr>
        <w:t>n_words</w:t>
      </w:r>
      <w:r w:rsidR="00A96BEC">
        <w:t>“ pomoću funkcije „</w:t>
      </w:r>
      <w:r w:rsidR="00A96BEC" w:rsidRPr="00A96BEC">
        <w:rPr>
          <w:rFonts w:ascii="Courier New" w:hAnsi="Courier New" w:cs="Courier New"/>
          <w:rPrChange w:id="2131" w:author="Kristijan Vrabec (kvrabec)" w:date="2018-12-10T09:16:00Z">
            <w:rPr/>
          </w:rPrChange>
        </w:rPr>
        <w:t>len()</w:t>
      </w:r>
      <w:r w:rsidR="00A96BEC">
        <w:t xml:space="preserve">“ koja vraća duljinu nekog polja/liste. Zatim se ista stvar učini za NER oznake, koje će biti izlazni podatak iz modela. </w:t>
      </w:r>
    </w:p>
    <w:bookmarkStart w:id="2132" w:name="_MON_1605943104"/>
    <w:bookmarkEnd w:id="2132"/>
    <w:p w14:paraId="0A6A4522" w14:textId="074CF38D" w:rsidR="007F1200" w:rsidRDefault="002A4111" w:rsidP="007F1200">
      <w:pPr>
        <w:pStyle w:val="NoSpacing"/>
        <w:keepNext/>
      </w:pPr>
      <w:r>
        <w:object w:dxaOrig="9072" w:dyaOrig="858" w14:anchorId="03B3239F">
          <v:shape id="_x0000_i1845" type="#_x0000_t75" style="width:453.75pt;height:42.75pt" o:ole="">
            <v:imagedata r:id="rId33" o:title=""/>
          </v:shape>
          <o:OLEObject Type="Embed" ProgID="Word.Document.12" ShapeID="_x0000_i1845" DrawAspect="Content" ObjectID="_1605980814" r:id="rId34">
            <o:FieldCodes>\s</o:FieldCodes>
          </o:OLEObject>
        </w:object>
      </w:r>
    </w:p>
    <w:p w14:paraId="29EAEFF0" w14:textId="2DDFCA1E" w:rsidR="007F1200" w:rsidRPr="00A34B9D" w:rsidRDefault="007F1200" w:rsidP="007F1200">
      <w:pPr>
        <w:pStyle w:val="Caption"/>
        <w:ind w:firstLine="0"/>
        <w:jc w:val="center"/>
        <w:rPr>
          <w:sz w:val="20"/>
        </w:rPr>
      </w:pPr>
      <w:bookmarkStart w:id="2133" w:name="_Toc532226888"/>
      <w:r w:rsidRPr="00A34B9D">
        <w:rPr>
          <w:sz w:val="20"/>
        </w:rPr>
        <w:t xml:space="preserve">Kod </w:t>
      </w:r>
      <w:r w:rsidRPr="00A34B9D">
        <w:rPr>
          <w:sz w:val="20"/>
        </w:rPr>
        <w:fldChar w:fldCharType="begin"/>
      </w:r>
      <w:r w:rsidRPr="00A34B9D">
        <w:rPr>
          <w:sz w:val="20"/>
        </w:rPr>
        <w:instrText xml:space="preserve"> SEQ Kod \* ARABIC </w:instrText>
      </w:r>
      <w:r w:rsidRPr="00A34B9D">
        <w:rPr>
          <w:sz w:val="20"/>
        </w:rPr>
        <w:fldChar w:fldCharType="separate"/>
      </w:r>
      <w:ins w:id="2134" w:author="Kristijan Vrabec (kvrabec)" w:date="2018-12-10T19:34:00Z">
        <w:r w:rsidR="00895B34">
          <w:rPr>
            <w:noProof/>
            <w:sz w:val="20"/>
          </w:rPr>
          <w:t>2</w:t>
        </w:r>
      </w:ins>
      <w:del w:id="2135" w:author="Kristijan Vrabec (kvrabec)" w:date="2018-12-10T10:34:00Z">
        <w:r w:rsidRPr="00A34B9D" w:rsidDel="007F1200">
          <w:rPr>
            <w:noProof/>
            <w:sz w:val="20"/>
          </w:rPr>
          <w:delText>3</w:delText>
        </w:r>
      </w:del>
      <w:r w:rsidRPr="00A34B9D">
        <w:rPr>
          <w:sz w:val="20"/>
        </w:rPr>
        <w:fldChar w:fldCharType="end"/>
      </w:r>
      <w:r w:rsidRPr="00A34B9D">
        <w:rPr>
          <w:sz w:val="20"/>
        </w:rPr>
        <w:t xml:space="preserve"> Pretvaranje riječi u indekse</w:t>
      </w:r>
      <w:ins w:id="2136" w:author="Kristijan Vrabec (kvrabec)" w:date="2018-12-10T17:31:00Z">
        <w:r w:rsidR="00403E25">
          <w:rPr>
            <w:sz w:val="20"/>
          </w:rPr>
          <w:t xml:space="preserve"> u </w:t>
        </w:r>
        <w:r w:rsidR="00403E25" w:rsidRPr="00403E25">
          <w:rPr>
            <w:sz w:val="20"/>
          </w:rPr>
          <w:t>prepareEmbeddings.py</w:t>
        </w:r>
      </w:ins>
      <w:bookmarkEnd w:id="2133"/>
    </w:p>
    <w:p w14:paraId="2DAA9216" w14:textId="0340B7DC" w:rsidR="007F1200" w:rsidRDefault="00780908" w:rsidP="007F1200">
      <w:ins w:id="2137" w:author="Kristijan Vrabec (kvrabec)" w:date="2018-12-10T10:35:00Z">
        <w:r>
          <w:t xml:space="preserve">Generiranu listu riječi je zatim potrebno </w:t>
        </w:r>
      </w:ins>
      <w:ins w:id="2138" w:author="Kristijan Vrabec (kvrabec)" w:date="2018-12-10T16:20:00Z">
        <w:r w:rsidR="00A54D11">
          <w:t>pretvoriti</w:t>
        </w:r>
      </w:ins>
      <w:ins w:id="2139" w:author="Kristijan Vrabec (kvrabec)" w:date="2018-12-10T10:35:00Z">
        <w:r>
          <w:t xml:space="preserve"> u indekse. </w:t>
        </w:r>
      </w:ins>
      <w:ins w:id="2140" w:author="Kristijan Vrabec (kvrabec)" w:date="2018-12-10T10:36:00Z">
        <w:r>
          <w:t xml:space="preserve">Za tu svrhu se može koristiti </w:t>
        </w:r>
      </w:ins>
      <w:ins w:id="2141" w:author="Kristijan Vrabec (kvrabec)" w:date="2018-12-10T10:35:00Z">
        <w:r>
          <w:t>„</w:t>
        </w:r>
      </w:ins>
      <w:proofErr w:type="spellStart"/>
      <w:ins w:id="2142" w:author="Kristijan Vrabec (kvrabec)" w:date="2018-12-10T10:36:00Z">
        <w:r w:rsidRPr="00780908">
          <w:rPr>
            <w:rFonts w:ascii="Courier New" w:hAnsi="Courier New" w:cs="Courier New"/>
            <w:color w:val="2B91AF"/>
            <w:szCs w:val="19"/>
            <w:rPrChange w:id="2143" w:author="Kristijan Vrabec (kvrabec)" w:date="2018-12-10T10:36:00Z">
              <w:rPr>
                <w:rFonts w:ascii="Courier New" w:hAnsi="Courier New" w:cs="Courier New"/>
                <w:color w:val="2B91AF"/>
                <w:sz w:val="20"/>
                <w:szCs w:val="19"/>
              </w:rPr>
            </w:rPrChange>
          </w:rPr>
          <w:t>enumerate</w:t>
        </w:r>
      </w:ins>
      <w:proofErr w:type="spellEnd"/>
      <w:ins w:id="2144" w:author="Kristijan Vrabec (kvrabec)" w:date="2018-12-10T10:42:00Z">
        <w:r w:rsidR="00483A8C">
          <w:rPr>
            <w:rFonts w:ascii="Courier New" w:hAnsi="Courier New" w:cs="Courier New"/>
            <w:szCs w:val="19"/>
          </w:rPr>
          <w:t>()</w:t>
        </w:r>
      </w:ins>
      <w:ins w:id="2145" w:author="Kristijan Vrabec (kvrabec)" w:date="2018-12-10T10:35:00Z">
        <w:r>
          <w:t>“ funkcij</w:t>
        </w:r>
      </w:ins>
      <w:ins w:id="2146" w:author="Kristijan Vrabec (kvrabec)" w:date="2018-12-10T10:36:00Z">
        <w:r>
          <w:t>a koja prima parametar liste te iterira elemente i inde</w:t>
        </w:r>
      </w:ins>
      <w:ins w:id="2147" w:author="Kristijan Vrabec (kvrabec)" w:date="2018-12-10T10:37:00Z">
        <w:r>
          <w:t xml:space="preserve">kse te liste. Tako se u </w:t>
        </w:r>
      </w:ins>
      <w:ins w:id="2148" w:author="Kristijan Vrabec (kvrabec)" w:date="2018-12-10T16:20:00Z">
        <w:r w:rsidR="00A85A59">
          <w:t>rječnik</w:t>
        </w:r>
      </w:ins>
      <w:ins w:id="2149" w:author="Kristijan Vrabec (kvrabec)" w:date="2018-12-10T10:37:00Z">
        <w:r>
          <w:t xml:space="preserve"> (eng. </w:t>
        </w:r>
        <w:proofErr w:type="spellStart"/>
        <w:r>
          <w:t>dictionary</w:t>
        </w:r>
        <w:proofErr w:type="spellEnd"/>
        <w:r>
          <w:t>) mogu sp</w:t>
        </w:r>
      </w:ins>
      <w:ins w:id="2150" w:author="Kristijan Vrabec (kvrabec)" w:date="2018-12-10T10:38:00Z">
        <w:r>
          <w:t>remiti parovi vrijednosti „riječ : indeks“.</w:t>
        </w:r>
      </w:ins>
      <w:ins w:id="2151" w:author="Kristijan Vrabec (kvrabec)" w:date="2018-12-10T10:42:00Z">
        <w:r>
          <w:t xml:space="preserve"> </w:t>
        </w:r>
      </w:ins>
      <w:ins w:id="2152" w:author="Kristijan Vrabec (kvrabec)" w:date="2018-12-10T10:38:00Z">
        <w:r>
          <w:t xml:space="preserve">Na taj način imamo mogućnost pretvoriti riječ u indeks i obrnuto. Također, potrebno </w:t>
        </w:r>
      </w:ins>
      <w:ins w:id="2153" w:author="Kristijan Vrabec (kvrabec)" w:date="2018-12-10T10:39:00Z">
        <w:r>
          <w:t>je dodati dvije vrijednosti, jednu za nepoznate riječi „</w:t>
        </w:r>
      </w:ins>
      <w:ins w:id="2154" w:author="Kristijan Vrabec (kvrabec)" w:date="2018-12-10T10:40:00Z">
        <w:r w:rsidRPr="00780908">
          <w:rPr>
            <w:rFonts w:ascii="Courier New" w:hAnsi="Courier New" w:cs="Courier New"/>
            <w:color w:val="A31515"/>
            <w:szCs w:val="19"/>
            <w:rPrChange w:id="2155" w:author="Kristijan Vrabec (kvrabec)" w:date="2018-12-10T10:40:00Z">
              <w:rPr>
                <w:rFonts w:ascii="Courier New" w:hAnsi="Courier New" w:cs="Courier New"/>
                <w:color w:val="A31515"/>
                <w:sz w:val="20"/>
                <w:szCs w:val="19"/>
              </w:rPr>
            </w:rPrChange>
          </w:rPr>
          <w:t>"UNK"</w:t>
        </w:r>
      </w:ins>
      <w:ins w:id="2156" w:author="Kristijan Vrabec (kvrabec)" w:date="2018-12-10T10:39:00Z">
        <w:r>
          <w:t>“ te drugu za prazna mjesta</w:t>
        </w:r>
      </w:ins>
      <w:ins w:id="2157" w:author="Kristijan Vrabec (kvrabec)" w:date="2018-12-10T10:40:00Z">
        <w:r>
          <w:t xml:space="preserve"> „</w:t>
        </w:r>
      </w:ins>
      <w:ins w:id="2158" w:author="Kristijan Vrabec (kvrabec)" w:date="2018-12-10T11:17:00Z">
        <w:r w:rsidR="004D1D69">
          <w:t>'</w:t>
        </w:r>
      </w:ins>
      <w:ins w:id="2159" w:author="Kristijan Vrabec (kvrabec)" w:date="2018-12-10T10:40:00Z">
        <w:r w:rsidRPr="00780908">
          <w:rPr>
            <w:rFonts w:ascii="Courier New" w:hAnsi="Courier New" w:cs="Courier New"/>
            <w:color w:val="A31515"/>
            <w:szCs w:val="19"/>
            <w:rPrChange w:id="2160" w:author="Kristijan Vrabec (kvrabec)" w:date="2018-12-10T10:40:00Z">
              <w:rPr>
                <w:rFonts w:ascii="Courier New" w:hAnsi="Courier New" w:cs="Courier New"/>
                <w:color w:val="A31515"/>
                <w:sz w:val="20"/>
                <w:szCs w:val="19"/>
              </w:rPr>
            </w:rPrChange>
          </w:rPr>
          <w:t>PAD</w:t>
        </w:r>
      </w:ins>
      <w:ins w:id="2161" w:author="Kristijan Vrabec (kvrabec)" w:date="2018-12-10T11:17:00Z">
        <w:r w:rsidR="004D1D69">
          <w:rPr>
            <w:rFonts w:ascii="Courier New" w:hAnsi="Courier New" w:cs="Courier New"/>
            <w:color w:val="A31515"/>
            <w:szCs w:val="19"/>
          </w:rPr>
          <w:t>'</w:t>
        </w:r>
      </w:ins>
      <w:ins w:id="2162" w:author="Kristijan Vrabec (kvrabec)" w:date="2018-12-10T10:40:00Z">
        <w:r>
          <w:t>“</w:t>
        </w:r>
      </w:ins>
      <w:ins w:id="2163" w:author="Kristijan Vrabec (kvrabec)" w:date="2018-12-10T10:39:00Z">
        <w:r>
          <w:t>.</w:t>
        </w:r>
      </w:ins>
      <w:ins w:id="2164" w:author="Kristijan Vrabec (kvrabec)" w:date="2018-12-10T10:40:00Z">
        <w:r>
          <w:t xml:space="preserve"> Istu stvar je potrebno napraviti </w:t>
        </w:r>
      </w:ins>
      <w:ins w:id="2165" w:author="Kristijan Vrabec (kvrabec)" w:date="2018-12-10T10:41:00Z">
        <w:r>
          <w:t xml:space="preserve">sa NER oznakama te sa znakovima. </w:t>
        </w:r>
      </w:ins>
      <w:ins w:id="2166" w:author="Kristijan Vrabec (kvrabec)" w:date="2018-12-10T10:42:00Z">
        <w:r>
          <w:t>Riječi se dodaju na mjesto „</w:t>
        </w:r>
        <w:r w:rsidRPr="00A34B9D">
          <w:rPr>
            <w:rFonts w:ascii="Courier New" w:hAnsi="Courier New" w:cs="Courier New"/>
            <w:color w:val="808080"/>
            <w:szCs w:val="19"/>
          </w:rPr>
          <w:t>i</w:t>
        </w:r>
        <w:r w:rsidRPr="00A34B9D">
          <w:rPr>
            <w:rFonts w:ascii="Courier New" w:hAnsi="Courier New" w:cs="Courier New"/>
            <w:color w:val="000000"/>
            <w:szCs w:val="19"/>
          </w:rPr>
          <w:t xml:space="preserve"> + 2</w:t>
        </w:r>
        <w:r>
          <w:t>“ kako bi se</w:t>
        </w:r>
        <w:r w:rsidR="00483A8C">
          <w:t xml:space="preserve"> ostavilo mjesto za dvije </w:t>
        </w:r>
      </w:ins>
      <w:ins w:id="2167" w:author="Kristijan Vrabec (kvrabec)" w:date="2018-12-10T10:43:00Z">
        <w:r w:rsidR="00483A8C">
          <w:t>nepoznate vrijednosti.</w:t>
        </w:r>
      </w:ins>
      <w:del w:id="2168" w:author="Kristijan Vrabec (kvrabec)" w:date="2018-12-10T10:35:00Z">
        <w:r w:rsidR="007F1200" w:rsidDel="00780908">
          <w:delText>Ri</w:delText>
        </w:r>
      </w:del>
    </w:p>
    <w:bookmarkStart w:id="2169" w:name="_MON_1605938821"/>
    <w:bookmarkEnd w:id="2169"/>
    <w:p w14:paraId="60634F8E" w14:textId="4C296728" w:rsidR="00A96BEC" w:rsidRDefault="002A4111" w:rsidP="002A4111">
      <w:pPr>
        <w:pStyle w:val="NoSpacing"/>
        <w:keepNext/>
      </w:pPr>
      <w:r>
        <w:object w:dxaOrig="9072" w:dyaOrig="1133" w14:anchorId="7B96C096">
          <v:shape id="_x0000_i1846" type="#_x0000_t75" style="width:453.75pt;height:57pt" o:ole="">
            <v:imagedata r:id="rId35" o:title=""/>
          </v:shape>
          <o:OLEObject Type="Embed" ProgID="Word.Document.12" ShapeID="_x0000_i1846" DrawAspect="Content" ObjectID="_1605980815" r:id="rId36">
            <o:FieldCodes>\s</o:FieldCodes>
          </o:OLEObject>
        </w:object>
      </w:r>
    </w:p>
    <w:p w14:paraId="0DE1272E" w14:textId="166B4909" w:rsidR="00A96BEC" w:rsidRPr="00A96BEC" w:rsidRDefault="00A96BEC" w:rsidP="007F1200">
      <w:pPr>
        <w:pStyle w:val="Caption"/>
        <w:ind w:firstLine="0"/>
        <w:jc w:val="center"/>
        <w:rPr>
          <w:sz w:val="20"/>
          <w:rPrChange w:id="2170" w:author="Kristijan Vrabec (kvrabec)" w:date="2018-12-10T09:25:00Z">
            <w:rPr/>
          </w:rPrChange>
        </w:rPr>
      </w:pPr>
      <w:bookmarkStart w:id="2171" w:name="_Toc532226889"/>
      <w:r w:rsidRPr="007F1200">
        <w:rPr>
          <w:sz w:val="20"/>
        </w:rPr>
        <w:t xml:space="preserve">Kod </w:t>
      </w:r>
      <w:r w:rsidRPr="007F1200">
        <w:rPr>
          <w:sz w:val="20"/>
        </w:rPr>
        <w:fldChar w:fldCharType="begin"/>
      </w:r>
      <w:r w:rsidRPr="007F1200">
        <w:rPr>
          <w:sz w:val="20"/>
        </w:rPr>
        <w:instrText xml:space="preserve"> SEQ Kod \* ARABIC </w:instrText>
      </w:r>
      <w:r w:rsidRPr="007F1200">
        <w:rPr>
          <w:sz w:val="20"/>
        </w:rPr>
        <w:fldChar w:fldCharType="separate"/>
      </w:r>
      <w:ins w:id="2172" w:author="Kristijan Vrabec (kvrabec)" w:date="2018-12-10T19:34:00Z">
        <w:r w:rsidR="00895B34">
          <w:rPr>
            <w:noProof/>
            <w:sz w:val="20"/>
          </w:rPr>
          <w:t>3</w:t>
        </w:r>
      </w:ins>
      <w:del w:id="2173" w:author="Kristijan Vrabec (kvrabec)" w:date="2018-12-10T10:34:00Z">
        <w:r w:rsidR="007F1200" w:rsidDel="007F1200">
          <w:rPr>
            <w:noProof/>
            <w:sz w:val="20"/>
          </w:rPr>
          <w:delText>2</w:delText>
        </w:r>
      </w:del>
      <w:r w:rsidRPr="007F1200">
        <w:rPr>
          <w:sz w:val="20"/>
        </w:rPr>
        <w:fldChar w:fldCharType="end"/>
      </w:r>
      <w:r w:rsidRPr="007F1200">
        <w:rPr>
          <w:sz w:val="20"/>
        </w:rPr>
        <w:t xml:space="preserve"> </w:t>
      </w:r>
      <w:r w:rsidR="00FC1795">
        <w:rPr>
          <w:sz w:val="20"/>
        </w:rPr>
        <w:t>D</w:t>
      </w:r>
      <w:r w:rsidRPr="00A96BEC">
        <w:rPr>
          <w:sz w:val="20"/>
          <w:rPrChange w:id="2174" w:author="Kristijan Vrabec (kvrabec)" w:date="2018-12-10T09:25:00Z">
            <w:rPr/>
          </w:rPrChange>
        </w:rPr>
        <w:t>ohvaćanje rečenica</w:t>
      </w:r>
      <w:ins w:id="2175" w:author="Kristijan Vrabec (kvrabec)" w:date="2018-12-10T17:31:00Z">
        <w:r w:rsidR="00403E25">
          <w:rPr>
            <w:sz w:val="20"/>
          </w:rPr>
          <w:t xml:space="preserve"> u </w:t>
        </w:r>
        <w:r w:rsidR="00403E25" w:rsidRPr="00403E25">
          <w:rPr>
            <w:sz w:val="20"/>
          </w:rPr>
          <w:t>prepareEmbeddings.py</w:t>
        </w:r>
      </w:ins>
      <w:bookmarkEnd w:id="2171"/>
    </w:p>
    <w:p w14:paraId="354CDBCF" w14:textId="51BE774B" w:rsidR="008F1220" w:rsidRDefault="003F1CDB" w:rsidP="00A96BEC">
      <w:r>
        <w:t>Sljedeći korak je kreiranje rečenica uz ulaznog seta. Za tu svrhu će poslužiti prvi parametar iz podatkovnog seta „</w:t>
      </w:r>
      <w:r w:rsidRPr="00A34B9D">
        <w:rPr>
          <w:rFonts w:ascii="Courier New" w:hAnsi="Courier New" w:cs="Courier New"/>
        </w:rPr>
        <w:t>Sentence #</w:t>
      </w:r>
      <w:r>
        <w:t xml:space="preserve">“. Kreira se </w:t>
      </w:r>
      <w:proofErr w:type="spellStart"/>
      <w:r>
        <w:t>lambda</w:t>
      </w:r>
      <w:proofErr w:type="spellEnd"/>
      <w:r>
        <w:t xml:space="preserve"> funkcija, </w:t>
      </w:r>
      <w:r w:rsidR="00A80200">
        <w:t>koja će vratiti listu riječi, POS oznaka i NER oznaka. „</w:t>
      </w:r>
      <w:proofErr w:type="spellStart"/>
      <w:r w:rsidR="00A80200" w:rsidRPr="00A80200">
        <w:rPr>
          <w:rFonts w:ascii="Courier New" w:hAnsi="Courier New" w:cs="Courier New"/>
          <w:color w:val="2B91AF"/>
          <w:szCs w:val="19"/>
          <w:rPrChange w:id="2176" w:author="Kristijan Vrabec (kvrabec)" w:date="2018-12-10T09:50:00Z">
            <w:rPr>
              <w:rFonts w:ascii="Consolas" w:hAnsi="Consolas" w:cs="Consolas"/>
              <w:color w:val="2B91AF"/>
              <w:sz w:val="19"/>
              <w:szCs w:val="19"/>
            </w:rPr>
          </w:rPrChange>
        </w:rPr>
        <w:t>zip</w:t>
      </w:r>
      <w:proofErr w:type="spellEnd"/>
      <w:r w:rsidR="00A80200">
        <w:t xml:space="preserve">“ funkcija u ovom slučaju stavlja </w:t>
      </w:r>
      <w:r w:rsidR="00A80200">
        <w:lastRenderedPageBreak/>
        <w:t xml:space="preserve">paralelno liste riječi, POS i NER oznaka te vraća po jednu vrijednost iz svake liste svakom iteracijom liste. Podatkovni set grupira se po rečenicama te mu se primjenjuje </w:t>
      </w:r>
      <w:proofErr w:type="spellStart"/>
      <w:r w:rsidR="00A80200">
        <w:t>lambda</w:t>
      </w:r>
      <w:proofErr w:type="spellEnd"/>
      <w:r w:rsidR="00A80200">
        <w:t xml:space="preserve"> funkcija. Pošto smo </w:t>
      </w:r>
      <w:r w:rsidR="00832696">
        <w:t xml:space="preserve">prilikom učitavana podatkovnog seta </w:t>
      </w:r>
      <w:r w:rsidR="00A80200">
        <w:t xml:space="preserve">koristili metodu </w:t>
      </w:r>
      <w:r w:rsidR="00832696">
        <w:t>„</w:t>
      </w:r>
      <w:proofErr w:type="spellStart"/>
      <w:r w:rsidR="00832696" w:rsidRPr="00A34B9D">
        <w:rPr>
          <w:rFonts w:ascii="Courier New" w:hAnsi="Courier New" w:cs="Courier New"/>
        </w:rPr>
        <w:t>fillna</w:t>
      </w:r>
      <w:proofErr w:type="spellEnd"/>
      <w:r w:rsidR="00832696">
        <w:t>(</w:t>
      </w:r>
      <w:proofErr w:type="spellStart"/>
      <w:r w:rsidR="00832696" w:rsidRPr="00A34B9D">
        <w:rPr>
          <w:rFonts w:ascii="Courier New" w:hAnsi="Courier New" w:cs="Courier New"/>
          <w:color w:val="000000"/>
          <w:szCs w:val="24"/>
        </w:rPr>
        <w:t>method</w:t>
      </w:r>
      <w:proofErr w:type="spellEnd"/>
      <w:r w:rsidR="00832696" w:rsidRPr="00A34B9D">
        <w:rPr>
          <w:rFonts w:ascii="Courier New" w:hAnsi="Courier New" w:cs="Courier New"/>
          <w:color w:val="000000"/>
          <w:szCs w:val="24"/>
        </w:rPr>
        <w:t>=</w:t>
      </w:r>
      <w:ins w:id="2177" w:author="Kristijan Vrabec (kvrabec)" w:date="2018-12-10T11:17:00Z">
        <w:r w:rsidR="0093580D">
          <w:rPr>
            <w:rFonts w:ascii="Courier New" w:hAnsi="Courier New" w:cs="Courier New"/>
            <w:color w:val="A31515"/>
            <w:szCs w:val="24"/>
          </w:rPr>
          <w:t>'</w:t>
        </w:r>
      </w:ins>
      <w:proofErr w:type="spellStart"/>
      <w:del w:id="2178" w:author="Kristijan Vrabec (kvrabec)" w:date="2018-12-10T11:17:00Z">
        <w:r w:rsidR="00832696" w:rsidRPr="00A34B9D" w:rsidDel="0093580D">
          <w:rPr>
            <w:rFonts w:ascii="Courier New" w:hAnsi="Courier New" w:cs="Courier New"/>
            <w:color w:val="A31515"/>
            <w:szCs w:val="24"/>
          </w:rPr>
          <w:delText>"</w:delText>
        </w:r>
      </w:del>
      <w:r w:rsidR="00832696" w:rsidRPr="00A34B9D">
        <w:rPr>
          <w:rFonts w:ascii="Courier New" w:hAnsi="Courier New" w:cs="Courier New"/>
          <w:color w:val="A31515"/>
          <w:szCs w:val="24"/>
        </w:rPr>
        <w:t>ffill</w:t>
      </w:r>
      <w:proofErr w:type="spellEnd"/>
      <w:del w:id="2179" w:author="Kristijan Vrabec (kvrabec)" w:date="2018-12-10T11:17:00Z">
        <w:r w:rsidR="00832696" w:rsidRPr="00A34B9D" w:rsidDel="0093580D">
          <w:rPr>
            <w:rFonts w:ascii="Courier New" w:hAnsi="Courier New" w:cs="Courier New"/>
            <w:color w:val="A31515"/>
            <w:szCs w:val="24"/>
          </w:rPr>
          <w:delText>"</w:delText>
        </w:r>
      </w:del>
      <w:ins w:id="2180" w:author="Kristijan Vrabec (kvrabec)" w:date="2018-12-10T11:17:00Z">
        <w:r w:rsidR="0093580D">
          <w:rPr>
            <w:rFonts w:ascii="Courier New" w:hAnsi="Courier New" w:cs="Courier New"/>
            <w:color w:val="A31515"/>
            <w:szCs w:val="24"/>
          </w:rPr>
          <w:t>'</w:t>
        </w:r>
      </w:ins>
      <w:r w:rsidR="00832696">
        <w:t xml:space="preserve">)“, svaka </w:t>
      </w:r>
      <w:r w:rsidR="0080461C">
        <w:t>riječ u rečenici ima parametar „</w:t>
      </w:r>
      <w:r w:rsidR="0080461C" w:rsidRPr="00A34B9D">
        <w:rPr>
          <w:rFonts w:ascii="Courier New" w:hAnsi="Courier New" w:cs="Courier New"/>
        </w:rPr>
        <w:t>Sentence #</w:t>
      </w:r>
      <w:r w:rsidR="0080461C">
        <w:t xml:space="preserve">“ te se prema tome grupiraju rečenice. </w:t>
      </w:r>
    </w:p>
    <w:bookmarkStart w:id="2181" w:name="_MON_1605943948"/>
    <w:bookmarkEnd w:id="2181"/>
    <w:p w14:paraId="6FE9DBAE" w14:textId="77777777" w:rsidR="008A2BBD" w:rsidRDefault="00CC53F5" w:rsidP="008A2BBD">
      <w:pPr>
        <w:pStyle w:val="NoSpacing"/>
        <w:keepNext/>
        <w:rPr>
          <w:ins w:id="2182" w:author="Kristijan Vrabec (kvrabec)" w:date="2018-12-10T11:35:00Z"/>
        </w:rPr>
        <w:pPrChange w:id="2183" w:author="Kristijan Vrabec (kvrabec)" w:date="2018-12-10T11:35:00Z">
          <w:pPr>
            <w:pStyle w:val="NoSpacing"/>
          </w:pPr>
        </w:pPrChange>
      </w:pPr>
      <w:ins w:id="2184" w:author="Kristijan Vrabec (kvrabec)" w:date="2018-12-10T10:46:00Z">
        <w:r>
          <w:object w:dxaOrig="9406" w:dyaOrig="4981" w14:anchorId="0BB6116E">
            <v:shape id="_x0000_i1847" type="#_x0000_t75" style="width:470.25pt;height:249pt" o:ole="">
              <v:imagedata r:id="rId37" o:title=""/>
            </v:shape>
            <o:OLEObject Type="Embed" ProgID="Word.Document.12" ShapeID="_x0000_i1847" DrawAspect="Content" ObjectID="_1605980816" r:id="rId38">
              <o:FieldCodes>\s</o:FieldCodes>
            </o:OLEObject>
          </w:object>
        </w:r>
      </w:ins>
    </w:p>
    <w:p w14:paraId="0184A0EB" w14:textId="6680BB64" w:rsidR="00483A8C" w:rsidRPr="008A2BBD" w:rsidRDefault="008A2BBD" w:rsidP="008A2BBD">
      <w:pPr>
        <w:pStyle w:val="Caption"/>
        <w:ind w:firstLine="0"/>
        <w:jc w:val="center"/>
        <w:rPr>
          <w:ins w:id="2185" w:author="Kristijan Vrabec (kvrabec)" w:date="2018-12-10T10:48:00Z"/>
          <w:sz w:val="20"/>
          <w:rPrChange w:id="2186" w:author="Kristijan Vrabec (kvrabec)" w:date="2018-12-10T11:35:00Z">
            <w:rPr>
              <w:ins w:id="2187" w:author="Kristijan Vrabec (kvrabec)" w:date="2018-12-10T10:48:00Z"/>
            </w:rPr>
          </w:rPrChange>
        </w:rPr>
        <w:pPrChange w:id="2188" w:author="Kristijan Vrabec (kvrabec)" w:date="2018-12-10T11:35:00Z">
          <w:pPr>
            <w:pStyle w:val="NoSpacing"/>
          </w:pPr>
        </w:pPrChange>
      </w:pPr>
      <w:bookmarkStart w:id="2189" w:name="_Toc532226890"/>
      <w:ins w:id="2190" w:author="Kristijan Vrabec (kvrabec)" w:date="2018-12-10T11:35:00Z">
        <w:r w:rsidRPr="008A2BBD">
          <w:rPr>
            <w:sz w:val="20"/>
            <w:rPrChange w:id="2191" w:author="Kristijan Vrabec (kvrabec)" w:date="2018-12-10T11:35:00Z">
              <w:rPr/>
            </w:rPrChange>
          </w:rPr>
          <w:t xml:space="preserve">Kod </w:t>
        </w:r>
        <w:r w:rsidRPr="008A2BBD">
          <w:rPr>
            <w:sz w:val="20"/>
            <w:rPrChange w:id="2192" w:author="Kristijan Vrabec (kvrabec)" w:date="2018-12-10T11:35:00Z">
              <w:rPr/>
            </w:rPrChange>
          </w:rPr>
          <w:fldChar w:fldCharType="begin"/>
        </w:r>
        <w:r w:rsidRPr="008A2BBD">
          <w:rPr>
            <w:sz w:val="20"/>
            <w:rPrChange w:id="2193" w:author="Kristijan Vrabec (kvrabec)" w:date="2018-12-10T11:35:00Z">
              <w:rPr/>
            </w:rPrChange>
          </w:rPr>
          <w:instrText xml:space="preserve"> SEQ Kod \* ARABIC </w:instrText>
        </w:r>
      </w:ins>
      <w:r w:rsidRPr="008A2BBD">
        <w:rPr>
          <w:sz w:val="20"/>
          <w:rPrChange w:id="2194" w:author="Kristijan Vrabec (kvrabec)" w:date="2018-12-10T11:35:00Z">
            <w:rPr/>
          </w:rPrChange>
        </w:rPr>
        <w:fldChar w:fldCharType="separate"/>
      </w:r>
      <w:ins w:id="2195" w:author="Kristijan Vrabec (kvrabec)" w:date="2018-12-10T19:34:00Z">
        <w:r w:rsidR="00895B34">
          <w:rPr>
            <w:noProof/>
            <w:sz w:val="20"/>
          </w:rPr>
          <w:t>4</w:t>
        </w:r>
      </w:ins>
      <w:ins w:id="2196" w:author="Kristijan Vrabec (kvrabec)" w:date="2018-12-10T11:35:00Z">
        <w:r w:rsidRPr="008A2BBD">
          <w:rPr>
            <w:sz w:val="20"/>
            <w:rPrChange w:id="2197" w:author="Kristijan Vrabec (kvrabec)" w:date="2018-12-10T11:35:00Z">
              <w:rPr/>
            </w:rPrChange>
          </w:rPr>
          <w:fldChar w:fldCharType="end"/>
        </w:r>
        <w:r w:rsidRPr="008A2BBD">
          <w:rPr>
            <w:sz w:val="20"/>
            <w:rPrChange w:id="2198" w:author="Kristijan Vrabec (kvrabec)" w:date="2018-12-10T11:35:00Z">
              <w:rPr/>
            </w:rPrChange>
          </w:rPr>
          <w:t xml:space="preserve"> Generiranje ulaznih i izlaznih vrijednosti</w:t>
        </w:r>
      </w:ins>
      <w:ins w:id="2199" w:author="Kristijan Vrabec (kvrabec)" w:date="2018-12-10T17:31:00Z">
        <w:r w:rsidR="00403E25">
          <w:rPr>
            <w:sz w:val="20"/>
          </w:rPr>
          <w:t xml:space="preserve"> u </w:t>
        </w:r>
        <w:r w:rsidR="00403E25" w:rsidRPr="00403E25">
          <w:rPr>
            <w:sz w:val="20"/>
          </w:rPr>
          <w:t>prepareEmbeddings.py</w:t>
        </w:r>
      </w:ins>
      <w:bookmarkEnd w:id="2189"/>
    </w:p>
    <w:p w14:paraId="7013E28C" w14:textId="3F6EA26E" w:rsidR="00D811E0" w:rsidRDefault="005468A9" w:rsidP="00483A8C">
      <w:pPr>
        <w:rPr>
          <w:ins w:id="2200" w:author="Kristijan Vrabec (kvrabec)" w:date="2018-12-10T11:27:00Z"/>
        </w:rPr>
      </w:pPr>
      <w:ins w:id="2201" w:author="Kristijan Vrabec (kvrabec)" w:date="2018-12-10T11:00:00Z">
        <w:r>
          <w:t>Iz liste rečenica je zatim potrebno kreirati</w:t>
        </w:r>
      </w:ins>
      <w:ins w:id="2202" w:author="Kristijan Vrabec (kvrabec)" w:date="2018-12-10T11:01:00Z">
        <w:r>
          <w:t xml:space="preserve"> dvodimenzionalnu listu riječi, odnosno svaku riječ u rečenici je potrebno pret</w:t>
        </w:r>
      </w:ins>
      <w:ins w:id="2203" w:author="Kristijan Vrabec (kvrabec)" w:date="2018-12-10T11:02:00Z">
        <w:r>
          <w:t>voriti u indeks</w:t>
        </w:r>
      </w:ins>
      <w:ins w:id="2204" w:author="Kristijan Vrabec (kvrabec)" w:date="2018-12-10T11:04:00Z">
        <w:r>
          <w:t xml:space="preserve"> i dodati u listu</w:t>
        </w:r>
      </w:ins>
      <w:ins w:id="2205" w:author="Kristijan Vrabec (kvrabec)" w:date="2018-12-10T11:02:00Z">
        <w:r>
          <w:t xml:space="preserve"> te zatim te rečenice </w:t>
        </w:r>
      </w:ins>
      <w:ins w:id="2206" w:author="Kristijan Vrabec (kvrabec)" w:date="2018-12-10T11:04:00Z">
        <w:r>
          <w:t xml:space="preserve">dodati u listu rečenica. </w:t>
        </w:r>
      </w:ins>
      <w:ins w:id="2207" w:author="Kristijan Vrabec (kvrabec)" w:date="2018-12-10T11:06:00Z">
        <w:r>
          <w:t xml:space="preserve">Pošto nisu sve iste duljine, </w:t>
        </w:r>
      </w:ins>
      <w:ins w:id="2208" w:author="Kristijan Vrabec (kvrabec)" w:date="2018-12-10T16:23:00Z">
        <w:r w:rsidR="00F360BA">
          <w:t xml:space="preserve">potrebno </w:t>
        </w:r>
      </w:ins>
      <w:ins w:id="2209" w:author="Kristijan Vrabec (kvrabec)" w:date="2018-12-10T11:07:00Z">
        <w:r>
          <w:t>ih je svesti na istu duljinu, pomoću funkcije „</w:t>
        </w:r>
        <w:proofErr w:type="spellStart"/>
        <w:r w:rsidRPr="005468A9">
          <w:rPr>
            <w:rFonts w:ascii="Courier New" w:hAnsi="Courier New" w:cs="Courier New"/>
            <w:color w:val="000000"/>
            <w:szCs w:val="19"/>
            <w:rPrChange w:id="2210" w:author="Kristijan Vrabec (kvrabec)" w:date="2018-12-10T11:08:00Z">
              <w:rPr>
                <w:rFonts w:ascii="Courier New" w:hAnsi="Courier New" w:cs="Courier New"/>
                <w:color w:val="000000"/>
                <w:sz w:val="20"/>
                <w:szCs w:val="19"/>
              </w:rPr>
            </w:rPrChange>
          </w:rPr>
          <w:t>pad_sequences</w:t>
        </w:r>
      </w:ins>
      <w:proofErr w:type="spellEnd"/>
      <w:ins w:id="2211" w:author="Kristijan Vrabec (kvrabec)" w:date="2018-12-10T11:08:00Z">
        <w:r>
          <w:rPr>
            <w:rFonts w:ascii="Courier New" w:hAnsi="Courier New" w:cs="Courier New"/>
            <w:color w:val="000000"/>
            <w:szCs w:val="19"/>
          </w:rPr>
          <w:t>()</w:t>
        </w:r>
      </w:ins>
      <w:ins w:id="2212" w:author="Kristijan Vrabec (kvrabec)" w:date="2018-12-10T11:07:00Z">
        <w:r>
          <w:t>“</w:t>
        </w:r>
      </w:ins>
      <w:ins w:id="2213" w:author="Kristijan Vrabec (kvrabec)" w:date="2018-12-10T11:08:00Z">
        <w:r>
          <w:t xml:space="preserve"> iz „</w:t>
        </w:r>
        <w:proofErr w:type="spellStart"/>
        <w:r w:rsidRPr="005468A9">
          <w:rPr>
            <w:rFonts w:ascii="Courier New" w:hAnsi="Courier New" w:cs="Courier New"/>
            <w:color w:val="6F008A"/>
            <w:szCs w:val="19"/>
            <w:rPrChange w:id="2214" w:author="Kristijan Vrabec (kvrabec)" w:date="2018-12-10T11:08:00Z">
              <w:rPr>
                <w:rFonts w:ascii="Consolas" w:hAnsi="Consolas" w:cs="Consolas"/>
                <w:color w:val="6F008A"/>
                <w:sz w:val="19"/>
                <w:szCs w:val="19"/>
              </w:rPr>
            </w:rPrChange>
          </w:rPr>
          <w:t>keras</w:t>
        </w:r>
        <w:r w:rsidRPr="005468A9">
          <w:rPr>
            <w:rFonts w:ascii="Courier New" w:hAnsi="Courier New" w:cs="Courier New"/>
            <w:color w:val="000000"/>
            <w:szCs w:val="19"/>
            <w:rPrChange w:id="2215" w:author="Kristijan Vrabec (kvrabec)" w:date="2018-12-10T11:08:00Z">
              <w:rPr>
                <w:rFonts w:ascii="Consolas" w:hAnsi="Consolas" w:cs="Consolas"/>
                <w:color w:val="000000"/>
                <w:sz w:val="19"/>
                <w:szCs w:val="19"/>
              </w:rPr>
            </w:rPrChange>
          </w:rPr>
          <w:t>.</w:t>
        </w:r>
        <w:r w:rsidRPr="005468A9">
          <w:rPr>
            <w:rFonts w:ascii="Courier New" w:hAnsi="Courier New" w:cs="Courier New"/>
            <w:color w:val="6F008A"/>
            <w:szCs w:val="19"/>
            <w:rPrChange w:id="2216" w:author="Kristijan Vrabec (kvrabec)" w:date="2018-12-10T11:08:00Z">
              <w:rPr>
                <w:rFonts w:ascii="Consolas" w:hAnsi="Consolas" w:cs="Consolas"/>
                <w:color w:val="6F008A"/>
                <w:sz w:val="19"/>
                <w:szCs w:val="19"/>
              </w:rPr>
            </w:rPrChange>
          </w:rPr>
          <w:t>preprocessing</w:t>
        </w:r>
        <w:r w:rsidRPr="005468A9">
          <w:rPr>
            <w:rFonts w:ascii="Courier New" w:hAnsi="Courier New" w:cs="Courier New"/>
            <w:color w:val="000000"/>
            <w:szCs w:val="19"/>
            <w:rPrChange w:id="2217" w:author="Kristijan Vrabec (kvrabec)" w:date="2018-12-10T11:08:00Z">
              <w:rPr>
                <w:rFonts w:ascii="Consolas" w:hAnsi="Consolas" w:cs="Consolas"/>
                <w:color w:val="000000"/>
                <w:sz w:val="19"/>
                <w:szCs w:val="19"/>
              </w:rPr>
            </w:rPrChange>
          </w:rPr>
          <w:t>.</w:t>
        </w:r>
        <w:r w:rsidRPr="005468A9">
          <w:rPr>
            <w:rFonts w:ascii="Courier New" w:hAnsi="Courier New" w:cs="Courier New"/>
            <w:color w:val="6F008A"/>
            <w:szCs w:val="19"/>
            <w:rPrChange w:id="2218" w:author="Kristijan Vrabec (kvrabec)" w:date="2018-12-10T11:08:00Z">
              <w:rPr>
                <w:rFonts w:ascii="Consolas" w:hAnsi="Consolas" w:cs="Consolas"/>
                <w:color w:val="6F008A"/>
                <w:sz w:val="19"/>
                <w:szCs w:val="19"/>
              </w:rPr>
            </w:rPrChange>
          </w:rPr>
          <w:t>sequence</w:t>
        </w:r>
        <w:proofErr w:type="spellEnd"/>
        <w:r>
          <w:t xml:space="preserve">“ biblioteke. </w:t>
        </w:r>
      </w:ins>
      <w:ins w:id="2219" w:author="Kristijan Vrabec (kvrabec)" w:date="2018-12-10T11:09:00Z">
        <w:r>
          <w:t>Ta funkcija prima parametar „</w:t>
        </w:r>
        <w:proofErr w:type="spellStart"/>
        <w:r w:rsidRPr="005468A9">
          <w:rPr>
            <w:rFonts w:ascii="Courier New" w:hAnsi="Courier New" w:cs="Courier New"/>
            <w:color w:val="000000"/>
            <w:szCs w:val="19"/>
            <w:rPrChange w:id="2220" w:author="Kristijan Vrabec (kvrabec)" w:date="2018-12-10T11:09:00Z">
              <w:rPr>
                <w:rFonts w:ascii="Courier New" w:hAnsi="Courier New" w:cs="Courier New"/>
                <w:color w:val="000000"/>
                <w:sz w:val="20"/>
                <w:szCs w:val="19"/>
              </w:rPr>
            </w:rPrChange>
          </w:rPr>
          <w:t>maxlen</w:t>
        </w:r>
        <w:proofErr w:type="spellEnd"/>
        <w:r>
          <w:t>“ koji određuje najveć</w:t>
        </w:r>
      </w:ins>
      <w:ins w:id="2221" w:author="Kristijan Vrabec (kvrabec)" w:date="2018-12-10T16:23:00Z">
        <w:r w:rsidR="00F360BA">
          <w:t>i</w:t>
        </w:r>
      </w:ins>
      <w:ins w:id="2222" w:author="Kristijan Vrabec (kvrabec)" w:date="2018-12-10T11:09:00Z">
        <w:r>
          <w:t xml:space="preserve"> broj riječi u rečenici, te će sve rečenice </w:t>
        </w:r>
      </w:ins>
      <w:ins w:id="2223" w:author="Kristijan Vrabec (kvrabec)" w:date="2018-12-10T11:10:00Z">
        <w:r>
          <w:t>postaviti na tu duljinu.</w:t>
        </w:r>
      </w:ins>
      <w:ins w:id="2224" w:author="Kristijan Vrabec (kvrabec)" w:date="2018-12-10T11:40:00Z">
        <w:r w:rsidR="008A2BBD">
          <w:t xml:space="preserve"> </w:t>
        </w:r>
      </w:ins>
      <w:ins w:id="2225" w:author="Kristijan Vrabec (kvrabec)" w:date="2018-12-10T11:10:00Z">
        <w:r>
          <w:t xml:space="preserve">Kako su rečenice uglavnom manje duljine, </w:t>
        </w:r>
        <w:r w:rsidR="00586406">
          <w:t>parametar „</w:t>
        </w:r>
      </w:ins>
      <w:proofErr w:type="spellStart"/>
      <w:ins w:id="2226" w:author="Kristijan Vrabec (kvrabec)" w:date="2018-12-10T11:11:00Z">
        <w:r w:rsidR="00586406">
          <w:rPr>
            <w:rFonts w:ascii="Courier New" w:hAnsi="Courier New" w:cs="Courier New"/>
            <w:color w:val="000000"/>
            <w:sz w:val="20"/>
            <w:szCs w:val="19"/>
          </w:rPr>
          <w:t>v</w:t>
        </w:r>
        <w:r w:rsidR="00586406" w:rsidRPr="00B97B2A">
          <w:rPr>
            <w:rFonts w:ascii="Courier New" w:hAnsi="Courier New" w:cs="Courier New"/>
            <w:color w:val="000000"/>
            <w:sz w:val="20"/>
            <w:szCs w:val="19"/>
          </w:rPr>
          <w:t>alue</w:t>
        </w:r>
        <w:proofErr w:type="spellEnd"/>
        <w:r w:rsidR="00586406">
          <w:t xml:space="preserve">“ predstavlja vrijednost koja se postavlja na prazna mjesta. U gore navedenom slučaju je to </w:t>
        </w:r>
      </w:ins>
      <w:ins w:id="2227" w:author="Kristijan Vrabec (kvrabec)" w:date="2018-12-10T11:12:00Z">
        <w:r w:rsidR="00586406">
          <w:t>„</w:t>
        </w:r>
        <w:r w:rsidR="00586406" w:rsidRPr="00586406">
          <w:rPr>
            <w:rFonts w:ascii="Courier New" w:hAnsi="Courier New" w:cs="Courier New"/>
            <w:color w:val="000000"/>
            <w:szCs w:val="19"/>
            <w:rPrChange w:id="2228" w:author="Kristijan Vrabec (kvrabec)" w:date="2018-12-10T11:12:00Z">
              <w:rPr>
                <w:rFonts w:ascii="Courier New" w:hAnsi="Courier New" w:cs="Courier New"/>
                <w:color w:val="000000"/>
                <w:sz w:val="20"/>
                <w:szCs w:val="19"/>
              </w:rPr>
            </w:rPrChange>
          </w:rPr>
          <w:t>word2idx[</w:t>
        </w:r>
      </w:ins>
      <w:ins w:id="2229" w:author="Kristijan Vrabec (kvrabec)" w:date="2018-12-10T11:16:00Z">
        <w:r w:rsidR="00CC53F5">
          <w:rPr>
            <w:rFonts w:ascii="Courier New" w:hAnsi="Courier New" w:cs="Courier New"/>
            <w:color w:val="A31515"/>
            <w:szCs w:val="19"/>
          </w:rPr>
          <w:t>'</w:t>
        </w:r>
      </w:ins>
      <w:ins w:id="2230" w:author="Kristijan Vrabec (kvrabec)" w:date="2018-12-10T11:12:00Z">
        <w:r w:rsidR="00586406" w:rsidRPr="00586406">
          <w:rPr>
            <w:rFonts w:ascii="Courier New" w:hAnsi="Courier New" w:cs="Courier New"/>
            <w:color w:val="A31515"/>
            <w:szCs w:val="19"/>
            <w:rPrChange w:id="2231" w:author="Kristijan Vrabec (kvrabec)" w:date="2018-12-10T11:12:00Z">
              <w:rPr>
                <w:rFonts w:ascii="Courier New" w:hAnsi="Courier New" w:cs="Courier New"/>
                <w:color w:val="A31515"/>
                <w:sz w:val="20"/>
                <w:szCs w:val="19"/>
              </w:rPr>
            </w:rPrChange>
          </w:rPr>
          <w:t>PAD</w:t>
        </w:r>
      </w:ins>
      <w:ins w:id="2232" w:author="Kristijan Vrabec (kvrabec)" w:date="2018-12-10T11:17:00Z">
        <w:r w:rsidR="00CC53F5">
          <w:rPr>
            <w:rFonts w:ascii="Courier New" w:hAnsi="Courier New" w:cs="Courier New"/>
            <w:color w:val="A31515"/>
            <w:szCs w:val="19"/>
          </w:rPr>
          <w:t>'</w:t>
        </w:r>
      </w:ins>
      <w:ins w:id="2233" w:author="Kristijan Vrabec (kvrabec)" w:date="2018-12-10T11:12:00Z">
        <w:r w:rsidR="00586406" w:rsidRPr="00586406">
          <w:rPr>
            <w:rFonts w:ascii="Courier New" w:hAnsi="Courier New" w:cs="Courier New"/>
            <w:color w:val="000000"/>
            <w:szCs w:val="19"/>
            <w:rPrChange w:id="2234" w:author="Kristijan Vrabec (kvrabec)" w:date="2018-12-10T11:12:00Z">
              <w:rPr>
                <w:rFonts w:ascii="Courier New" w:hAnsi="Courier New" w:cs="Courier New"/>
                <w:color w:val="000000"/>
                <w:sz w:val="20"/>
                <w:szCs w:val="19"/>
              </w:rPr>
            </w:rPrChange>
          </w:rPr>
          <w:t>]</w:t>
        </w:r>
        <w:r w:rsidR="00586406">
          <w:t xml:space="preserve">“. </w:t>
        </w:r>
      </w:ins>
      <w:ins w:id="2235" w:author="Kristijan Vrabec (kvrabec)" w:date="2018-12-10T11:13:00Z">
        <w:r w:rsidR="00586406">
          <w:t>Paramet</w:t>
        </w:r>
      </w:ins>
      <w:ins w:id="2236" w:author="Kristijan Vrabec (kvrabec)" w:date="2018-12-10T11:14:00Z">
        <w:r w:rsidR="00586406">
          <w:t>ar</w:t>
        </w:r>
      </w:ins>
      <w:ins w:id="2237" w:author="Kristijan Vrabec (kvrabec)" w:date="2018-12-10T11:13:00Z">
        <w:r w:rsidR="00586406">
          <w:t xml:space="preserve"> „</w:t>
        </w:r>
        <w:proofErr w:type="spellStart"/>
        <w:r w:rsidR="00586406" w:rsidRPr="00B97B2A">
          <w:rPr>
            <w:rFonts w:ascii="Courier New" w:hAnsi="Courier New" w:cs="Courier New"/>
            <w:color w:val="000000"/>
            <w:sz w:val="20"/>
            <w:szCs w:val="19"/>
          </w:rPr>
          <w:t>padding</w:t>
        </w:r>
        <w:proofErr w:type="spellEnd"/>
        <w:r w:rsidR="00586406">
          <w:t>“</w:t>
        </w:r>
      </w:ins>
      <w:ins w:id="2238" w:author="Kristijan Vrabec (kvrabec)" w:date="2018-12-10T11:14:00Z">
        <w:r w:rsidR="00586406">
          <w:t xml:space="preserve"> određuje da li će se prazna mjesta dodati prije</w:t>
        </w:r>
      </w:ins>
      <w:ins w:id="2239" w:author="Kristijan Vrabec (kvrabec)" w:date="2018-12-10T11:16:00Z">
        <w:r w:rsidR="00586406">
          <w:t xml:space="preserve"> („</w:t>
        </w:r>
        <w:r w:rsidR="00586406" w:rsidRPr="00A34B9D">
          <w:rPr>
            <w:rFonts w:ascii="Courier New" w:hAnsi="Courier New" w:cs="Courier New"/>
            <w:color w:val="A31515"/>
            <w:szCs w:val="19"/>
          </w:rPr>
          <w:t>'</w:t>
        </w:r>
        <w:proofErr w:type="spellStart"/>
        <w:r w:rsidR="00586406">
          <w:rPr>
            <w:rFonts w:ascii="Courier New" w:hAnsi="Courier New" w:cs="Courier New"/>
            <w:color w:val="A31515"/>
            <w:szCs w:val="19"/>
          </w:rPr>
          <w:t>pre</w:t>
        </w:r>
        <w:proofErr w:type="spellEnd"/>
        <w:r w:rsidR="00586406" w:rsidRPr="00A34B9D">
          <w:rPr>
            <w:rFonts w:ascii="Courier New" w:hAnsi="Courier New" w:cs="Courier New"/>
            <w:color w:val="A31515"/>
            <w:szCs w:val="19"/>
          </w:rPr>
          <w:t>'</w:t>
        </w:r>
        <w:r w:rsidR="00586406">
          <w:t>“)</w:t>
        </w:r>
      </w:ins>
      <w:ins w:id="2240" w:author="Kristijan Vrabec (kvrabec)" w:date="2018-12-10T11:14:00Z">
        <w:r w:rsidR="00586406">
          <w:t xml:space="preserve"> ili poslije</w:t>
        </w:r>
      </w:ins>
      <w:ins w:id="2241" w:author="Kristijan Vrabec (kvrabec)" w:date="2018-12-10T11:16:00Z">
        <w:r w:rsidR="00586406">
          <w:t xml:space="preserve"> („</w:t>
        </w:r>
        <w:r w:rsidR="00586406" w:rsidRPr="00A34B9D">
          <w:rPr>
            <w:rFonts w:ascii="Courier New" w:hAnsi="Courier New" w:cs="Courier New"/>
            <w:color w:val="A31515"/>
            <w:szCs w:val="19"/>
          </w:rPr>
          <w:t>'post'</w:t>
        </w:r>
        <w:r w:rsidR="00586406">
          <w:t>“)</w:t>
        </w:r>
      </w:ins>
      <w:ins w:id="2242" w:author="Kristijan Vrabec (kvrabec)" w:date="2018-12-10T11:14:00Z">
        <w:r w:rsidR="00586406">
          <w:t xml:space="preserve"> vrijednost</w:t>
        </w:r>
      </w:ins>
      <w:ins w:id="2243" w:author="Kristijan Vrabec (kvrabec)" w:date="2018-12-10T16:24:00Z">
        <w:r w:rsidR="00F360BA">
          <w:t>i</w:t>
        </w:r>
      </w:ins>
      <w:ins w:id="2244" w:author="Kristijan Vrabec (kvrabec)" w:date="2018-12-10T11:14:00Z">
        <w:r w:rsidR="00586406">
          <w:t xml:space="preserve"> iz list</w:t>
        </w:r>
      </w:ins>
      <w:ins w:id="2245" w:author="Kristijan Vrabec (kvrabec)" w:date="2018-12-10T16:24:00Z">
        <w:r w:rsidR="00F360BA">
          <w:t>e</w:t>
        </w:r>
      </w:ins>
      <w:ins w:id="2246" w:author="Kristijan Vrabec (kvrabec)" w:date="2018-12-10T11:14:00Z">
        <w:r w:rsidR="00586406">
          <w:t xml:space="preserve">, dok </w:t>
        </w:r>
      </w:ins>
      <w:ins w:id="2247" w:author="Kristijan Vrabec (kvrabec)" w:date="2018-12-10T11:13:00Z">
        <w:r w:rsidR="00586406">
          <w:t>„</w:t>
        </w:r>
        <w:proofErr w:type="spellStart"/>
        <w:r w:rsidR="00586406" w:rsidRPr="00B97B2A">
          <w:rPr>
            <w:rFonts w:ascii="Courier New" w:hAnsi="Courier New" w:cs="Courier New"/>
            <w:color w:val="000000"/>
            <w:sz w:val="20"/>
            <w:szCs w:val="19"/>
          </w:rPr>
          <w:t>truncating</w:t>
        </w:r>
      </w:ins>
      <w:proofErr w:type="spellEnd"/>
      <w:ins w:id="2248" w:author="Kristijan Vrabec (kvrabec)" w:date="2018-12-10T11:31:00Z">
        <w:r w:rsidR="00D811E0">
          <w:t>“</w:t>
        </w:r>
      </w:ins>
      <w:ins w:id="2249" w:author="Kristijan Vrabec (kvrabec)" w:date="2018-12-10T11:13:00Z">
        <w:r w:rsidR="00586406">
          <w:t xml:space="preserve"> </w:t>
        </w:r>
      </w:ins>
      <w:ins w:id="2250" w:author="Kristijan Vrabec (kvrabec)" w:date="2018-12-10T11:14:00Z">
        <w:r w:rsidR="00586406">
          <w:t>parametar određuje, ukol</w:t>
        </w:r>
      </w:ins>
      <w:ins w:id="2251" w:author="Kristijan Vrabec (kvrabec)" w:date="2018-12-10T11:15:00Z">
        <w:r w:rsidR="00586406">
          <w:t>iko je broj riječi veći od najvećeg dopuštenog, da li se vrijednosti brišu sa početka ili sa kraja liste.</w:t>
        </w:r>
      </w:ins>
      <w:ins w:id="2252" w:author="Kristijan Vrabec (kvrabec)" w:date="2018-12-10T11:18:00Z">
        <w:r w:rsidR="00941903">
          <w:t xml:space="preserve"> Ista stvar se radi za izlazne podatke, NER oznake. </w:t>
        </w:r>
      </w:ins>
    </w:p>
    <w:p w14:paraId="30D0771E" w14:textId="43E39EA4" w:rsidR="00D811E0" w:rsidRDefault="00D811E0" w:rsidP="00F77007">
      <w:pPr>
        <w:rPr>
          <w:ins w:id="2253" w:author="Kristijan Vrabec (kvrabec)" w:date="2018-12-10T11:30:00Z"/>
        </w:rPr>
      </w:pPr>
      <w:ins w:id="2254" w:author="Kristijan Vrabec (kvrabec)" w:date="2018-12-10T11:28:00Z">
        <w:r>
          <w:t>Proces pripreme ulaznih vrijednosti može trajati nekoliko minuta, stoga, kako bi se skr</w:t>
        </w:r>
      </w:ins>
      <w:ins w:id="2255" w:author="Kristijan Vrabec (kvrabec)" w:date="2018-12-10T11:29:00Z">
        <w:r>
          <w:t xml:space="preserve">atio proces, nakon obrade svih vrijednosti, te se liste mogu spremiti </w:t>
        </w:r>
      </w:ins>
      <w:ins w:id="2256" w:author="Kristijan Vrabec (kvrabec)" w:date="2018-12-10T11:30:00Z">
        <w:r>
          <w:t xml:space="preserve">u datoteke. </w:t>
        </w:r>
        <w:r>
          <w:lastRenderedPageBreak/>
          <w:t>Koristeći bibliotek</w:t>
        </w:r>
      </w:ins>
      <w:ins w:id="2257" w:author="Kristijan Vrabec (kvrabec)" w:date="2018-12-10T11:31:00Z">
        <w:r>
          <w:t>u „</w:t>
        </w:r>
        <w:proofErr w:type="spellStart"/>
        <w:r w:rsidRPr="00D811E0">
          <w:rPr>
            <w:rFonts w:ascii="Courier New" w:hAnsi="Courier New" w:cs="Courier New"/>
            <w:color w:val="6F008A"/>
            <w:szCs w:val="19"/>
            <w:rPrChange w:id="2258" w:author="Kristijan Vrabec (kvrabec)" w:date="2018-12-10T11:31:00Z">
              <w:rPr>
                <w:rFonts w:ascii="Courier New" w:hAnsi="Courier New" w:cs="Courier New"/>
                <w:color w:val="6F008A"/>
                <w:sz w:val="20"/>
                <w:szCs w:val="19"/>
              </w:rPr>
            </w:rPrChange>
          </w:rPr>
          <w:t>numpy</w:t>
        </w:r>
        <w:proofErr w:type="spellEnd"/>
        <w:r>
          <w:t>“</w:t>
        </w:r>
      </w:ins>
      <w:ins w:id="2259" w:author="Kristijan Vrabec (kvrabec)" w:date="2018-12-10T11:32:00Z">
        <w:r>
          <w:t xml:space="preserve">, koja omogućuje </w:t>
        </w:r>
      </w:ins>
      <w:ins w:id="2260" w:author="Kristijan Vrabec (kvrabec)" w:date="2018-12-10T11:33:00Z">
        <w:r w:rsidR="008A2BBD">
          <w:t xml:space="preserve">lakše korištenje višedimenzionalnih lista, mogu se spremiti </w:t>
        </w:r>
      </w:ins>
      <w:ins w:id="2261" w:author="Kristijan Vrabec (kvrabec)" w:date="2018-12-10T11:34:00Z">
        <w:r w:rsidR="008A2BBD">
          <w:t>ulazne i izlazne vrijednosti u pripadajuće datoteke</w:t>
        </w:r>
      </w:ins>
      <w:ins w:id="2262" w:author="Kristijan Vrabec (kvrabec)" w:date="2018-12-10T11:35:00Z">
        <w:r w:rsidR="008A2BBD">
          <w:t xml:space="preserve"> koristeći funkciju</w:t>
        </w:r>
      </w:ins>
      <w:ins w:id="2263" w:author="Kristijan Vrabec (kvrabec)" w:date="2018-12-10T11:36:00Z">
        <w:r w:rsidR="008A2BBD">
          <w:t xml:space="preserve"> „</w:t>
        </w:r>
        <w:proofErr w:type="spellStart"/>
        <w:r w:rsidR="008A2BBD" w:rsidRPr="00A77649">
          <w:rPr>
            <w:rFonts w:ascii="Courier New" w:hAnsi="Courier New" w:cs="Courier New"/>
            <w:color w:val="000000"/>
            <w:szCs w:val="19"/>
            <w:rPrChange w:id="2264" w:author="Kristijan Vrabec (kvrabec)" w:date="2018-12-10T11:50:00Z">
              <w:rPr>
                <w:rFonts w:ascii="Courier New" w:hAnsi="Courier New" w:cs="Courier New"/>
                <w:color w:val="000000"/>
                <w:sz w:val="20"/>
                <w:szCs w:val="19"/>
              </w:rPr>
            </w:rPrChange>
          </w:rPr>
          <w:t>save</w:t>
        </w:r>
        <w:proofErr w:type="spellEnd"/>
        <w:r w:rsidR="008A2BBD" w:rsidRPr="00A77649">
          <w:rPr>
            <w:rFonts w:ascii="Courier New" w:hAnsi="Courier New" w:cs="Courier New"/>
            <w:color w:val="000000"/>
            <w:szCs w:val="19"/>
            <w:rPrChange w:id="2265" w:author="Kristijan Vrabec (kvrabec)" w:date="2018-12-10T11:50:00Z">
              <w:rPr>
                <w:rFonts w:ascii="Courier New" w:hAnsi="Courier New" w:cs="Courier New"/>
                <w:color w:val="000000"/>
                <w:sz w:val="20"/>
                <w:szCs w:val="19"/>
              </w:rPr>
            </w:rPrChange>
          </w:rPr>
          <w:t>()</w:t>
        </w:r>
        <w:r w:rsidR="008A2BBD">
          <w:t>“ koja prima dva parametra. Prvi parametar je putanja datoteke, a drugi je lista koja se želi spremiti.</w:t>
        </w:r>
      </w:ins>
    </w:p>
    <w:bookmarkStart w:id="2266" w:name="_MON_1605946643"/>
    <w:bookmarkEnd w:id="2266"/>
    <w:p w14:paraId="23718411" w14:textId="77777777" w:rsidR="008A2BBD" w:rsidRDefault="00D811E0" w:rsidP="008A2BBD">
      <w:pPr>
        <w:pStyle w:val="NoSpacing"/>
        <w:keepNext/>
        <w:rPr>
          <w:ins w:id="2267" w:author="Kristijan Vrabec (kvrabec)" w:date="2018-12-10T11:34:00Z"/>
        </w:rPr>
        <w:pPrChange w:id="2268" w:author="Kristijan Vrabec (kvrabec)" w:date="2018-12-10T11:34:00Z">
          <w:pPr>
            <w:pStyle w:val="NoSpacing"/>
          </w:pPr>
        </w:pPrChange>
      </w:pPr>
      <w:ins w:id="2269" w:author="Kristijan Vrabec (kvrabec)" w:date="2018-12-10T11:30:00Z">
        <w:r>
          <w:object w:dxaOrig="9072" w:dyaOrig="858" w14:anchorId="669CE705">
            <v:shape id="_x0000_i1848" type="#_x0000_t75" style="width:453.75pt;height:42.75pt" o:ole="">
              <v:imagedata r:id="rId39" o:title=""/>
            </v:shape>
            <o:OLEObject Type="Embed" ProgID="Word.Document.12" ShapeID="_x0000_i1848" DrawAspect="Content" ObjectID="_1605980817" r:id="rId40">
              <o:FieldCodes>\s</o:FieldCodes>
            </o:OLEObject>
          </w:object>
        </w:r>
      </w:ins>
    </w:p>
    <w:p w14:paraId="54E440C3" w14:textId="0EA50608" w:rsidR="008A2BBD" w:rsidRPr="008A2BBD" w:rsidRDefault="008A2BBD" w:rsidP="008A2BBD">
      <w:pPr>
        <w:pStyle w:val="Caption"/>
        <w:ind w:firstLine="0"/>
        <w:jc w:val="center"/>
        <w:rPr>
          <w:ins w:id="2270" w:author="Kristijan Vrabec (kvrabec)" w:date="2018-12-10T11:34:00Z"/>
          <w:sz w:val="20"/>
          <w:rPrChange w:id="2271" w:author="Kristijan Vrabec (kvrabec)" w:date="2018-12-10T11:35:00Z">
            <w:rPr>
              <w:ins w:id="2272" w:author="Kristijan Vrabec (kvrabec)" w:date="2018-12-10T11:34:00Z"/>
            </w:rPr>
          </w:rPrChange>
        </w:rPr>
        <w:pPrChange w:id="2273" w:author="Kristijan Vrabec (kvrabec)" w:date="2018-12-10T11:35:00Z">
          <w:pPr>
            <w:pStyle w:val="Caption"/>
          </w:pPr>
        </w:pPrChange>
      </w:pPr>
      <w:bookmarkStart w:id="2274" w:name="_Toc532226891"/>
      <w:ins w:id="2275" w:author="Kristijan Vrabec (kvrabec)" w:date="2018-12-10T11:34:00Z">
        <w:r w:rsidRPr="008A2BBD">
          <w:rPr>
            <w:sz w:val="20"/>
            <w:rPrChange w:id="2276" w:author="Kristijan Vrabec (kvrabec)" w:date="2018-12-10T11:35:00Z">
              <w:rPr/>
            </w:rPrChange>
          </w:rPr>
          <w:t xml:space="preserve">Kod </w:t>
        </w:r>
        <w:r w:rsidRPr="008A2BBD">
          <w:rPr>
            <w:sz w:val="20"/>
            <w:rPrChange w:id="2277" w:author="Kristijan Vrabec (kvrabec)" w:date="2018-12-10T11:35:00Z">
              <w:rPr/>
            </w:rPrChange>
          </w:rPr>
          <w:fldChar w:fldCharType="begin"/>
        </w:r>
        <w:r w:rsidRPr="008A2BBD">
          <w:rPr>
            <w:sz w:val="20"/>
            <w:rPrChange w:id="2278" w:author="Kristijan Vrabec (kvrabec)" w:date="2018-12-10T11:35:00Z">
              <w:rPr/>
            </w:rPrChange>
          </w:rPr>
          <w:instrText xml:space="preserve"> SEQ Kod \* ARABIC </w:instrText>
        </w:r>
      </w:ins>
      <w:r w:rsidRPr="008A2BBD">
        <w:rPr>
          <w:sz w:val="20"/>
          <w:rPrChange w:id="2279" w:author="Kristijan Vrabec (kvrabec)" w:date="2018-12-10T11:35:00Z">
            <w:rPr/>
          </w:rPrChange>
        </w:rPr>
        <w:fldChar w:fldCharType="separate"/>
      </w:r>
      <w:ins w:id="2280" w:author="Kristijan Vrabec (kvrabec)" w:date="2018-12-10T19:34:00Z">
        <w:r w:rsidR="00895B34">
          <w:rPr>
            <w:noProof/>
            <w:sz w:val="20"/>
          </w:rPr>
          <w:t>5</w:t>
        </w:r>
      </w:ins>
      <w:ins w:id="2281" w:author="Kristijan Vrabec (kvrabec)" w:date="2018-12-10T11:34:00Z">
        <w:r w:rsidRPr="008A2BBD">
          <w:rPr>
            <w:sz w:val="20"/>
            <w:rPrChange w:id="2282" w:author="Kristijan Vrabec (kvrabec)" w:date="2018-12-10T11:35:00Z">
              <w:rPr/>
            </w:rPrChange>
          </w:rPr>
          <w:fldChar w:fldCharType="end"/>
        </w:r>
        <w:r w:rsidRPr="008A2BBD">
          <w:rPr>
            <w:sz w:val="20"/>
            <w:rPrChange w:id="2283" w:author="Kristijan Vrabec (kvrabec)" w:date="2018-12-10T11:35:00Z">
              <w:rPr/>
            </w:rPrChange>
          </w:rPr>
          <w:t xml:space="preserve"> Spremanje ulaznih i izlaznih podataka</w:t>
        </w:r>
      </w:ins>
      <w:ins w:id="2284" w:author="Kristijan Vrabec (kvrabec)" w:date="2018-12-10T17:30:00Z">
        <w:r w:rsidR="00403E25">
          <w:rPr>
            <w:sz w:val="20"/>
          </w:rPr>
          <w:t xml:space="preserve"> </w:t>
        </w:r>
      </w:ins>
      <w:ins w:id="2285" w:author="Kristijan Vrabec (kvrabec)" w:date="2018-12-10T17:31:00Z">
        <w:r w:rsidR="00403E25">
          <w:rPr>
            <w:sz w:val="20"/>
          </w:rPr>
          <w:t xml:space="preserve">u </w:t>
        </w:r>
        <w:r w:rsidR="00403E25" w:rsidRPr="00403E25">
          <w:rPr>
            <w:sz w:val="20"/>
          </w:rPr>
          <w:t>prepareEmbeddings.py</w:t>
        </w:r>
      </w:ins>
      <w:bookmarkEnd w:id="2274"/>
    </w:p>
    <w:p w14:paraId="55E86AA7" w14:textId="315DCD85" w:rsidR="00A77649" w:rsidRDefault="00730CAF" w:rsidP="008A2BBD">
      <w:pPr>
        <w:rPr>
          <w:ins w:id="2286" w:author="Kristijan Vrabec (kvrabec)" w:date="2018-12-10T11:50:00Z"/>
        </w:rPr>
      </w:pPr>
      <w:ins w:id="2287" w:author="Kristijan Vrabec (kvrabec)" w:date="2018-12-10T11:41:00Z">
        <w:r>
          <w:t xml:space="preserve">Spremljene podatke </w:t>
        </w:r>
      </w:ins>
      <w:ins w:id="2288" w:author="Kristijan Vrabec (kvrabec)" w:date="2018-12-10T11:45:00Z">
        <w:r w:rsidR="00A77649">
          <w:t xml:space="preserve">je </w:t>
        </w:r>
      </w:ins>
      <w:ins w:id="2289" w:author="Kristijan Vrabec (kvrabec)" w:date="2018-12-10T11:48:00Z">
        <w:r w:rsidR="00A77649">
          <w:t xml:space="preserve">potrebno učitati prije cijelog procesa, </w:t>
        </w:r>
      </w:ins>
      <w:ins w:id="2290" w:author="Kristijan Vrabec (kvrabec)" w:date="2018-12-10T11:49:00Z">
        <w:r w:rsidR="00A77649">
          <w:t>te se ponovno korištenjem „</w:t>
        </w:r>
        <w:proofErr w:type="spellStart"/>
        <w:r w:rsidR="00A77649" w:rsidRPr="00A34B9D">
          <w:rPr>
            <w:rFonts w:ascii="Courier New" w:hAnsi="Courier New" w:cs="Courier New"/>
            <w:color w:val="6F008A"/>
            <w:szCs w:val="19"/>
          </w:rPr>
          <w:t>numpy</w:t>
        </w:r>
        <w:proofErr w:type="spellEnd"/>
        <w:r w:rsidR="00A77649">
          <w:t>“ biblioteke lako mogu učitati vrijednosti u liste pomo</w:t>
        </w:r>
      </w:ins>
      <w:ins w:id="2291" w:author="Kristijan Vrabec (kvrabec)" w:date="2018-12-10T11:50:00Z">
        <w:r w:rsidR="00A77649">
          <w:t>ću funkcije „</w:t>
        </w:r>
        <w:proofErr w:type="spellStart"/>
        <w:r w:rsidR="00A77649">
          <w:rPr>
            <w:rFonts w:ascii="Courier New" w:hAnsi="Courier New" w:cs="Courier New"/>
            <w:color w:val="000000"/>
            <w:szCs w:val="19"/>
          </w:rPr>
          <w:t>load</w:t>
        </w:r>
        <w:proofErr w:type="spellEnd"/>
        <w:r w:rsidR="00A77649" w:rsidRPr="00A34B9D">
          <w:rPr>
            <w:rFonts w:ascii="Courier New" w:hAnsi="Courier New" w:cs="Courier New"/>
            <w:color w:val="000000"/>
            <w:szCs w:val="19"/>
          </w:rPr>
          <w:t>()</w:t>
        </w:r>
        <w:r w:rsidR="00A77649">
          <w:t xml:space="preserve">“ koja prima parametar putanje datoteke. </w:t>
        </w:r>
      </w:ins>
      <w:ins w:id="2292" w:author="Kristijan Vrabec (kvrabec)" w:date="2018-12-10T11:54:00Z">
        <w:r w:rsidR="0041469C">
          <w:t>Prije toga je potrebno provjeriti postoje li datoteke</w:t>
        </w:r>
      </w:ins>
      <w:ins w:id="2293" w:author="Kristijan Vrabec (kvrabec)" w:date="2018-12-10T11:55:00Z">
        <w:r w:rsidR="0041469C">
          <w:t xml:space="preserve">, </w:t>
        </w:r>
      </w:ins>
      <w:ins w:id="2294" w:author="Kristijan Vrabec (kvrabec)" w:date="2018-12-10T11:58:00Z">
        <w:r w:rsidR="0041469C">
          <w:t>što omogućuje</w:t>
        </w:r>
      </w:ins>
      <w:ins w:id="2295" w:author="Kristijan Vrabec (kvrabec)" w:date="2018-12-10T11:59:00Z">
        <w:r w:rsidR="0041469C">
          <w:t xml:space="preserve"> funkcija „</w:t>
        </w:r>
        <w:proofErr w:type="spellStart"/>
        <w:r w:rsidR="0041469C" w:rsidRPr="00BF38C0">
          <w:rPr>
            <w:rFonts w:ascii="Courier New" w:hAnsi="Courier New" w:cs="Courier New"/>
            <w:color w:val="000000"/>
            <w:sz w:val="20"/>
            <w:szCs w:val="19"/>
          </w:rPr>
          <w:t>isfile</w:t>
        </w:r>
        <w:proofErr w:type="spellEnd"/>
        <w:r w:rsidR="0041469C">
          <w:rPr>
            <w:rFonts w:ascii="Courier New" w:hAnsi="Courier New" w:cs="Courier New"/>
            <w:color w:val="000000"/>
            <w:sz w:val="20"/>
            <w:szCs w:val="19"/>
          </w:rPr>
          <w:t>()</w:t>
        </w:r>
        <w:r w:rsidR="0041469C">
          <w:t xml:space="preserve">“ iz </w:t>
        </w:r>
      </w:ins>
      <w:ins w:id="2296" w:author="Kristijan Vrabec (kvrabec)" w:date="2018-12-10T11:58:00Z">
        <w:r w:rsidR="0041469C">
          <w:t>bibliotek</w:t>
        </w:r>
      </w:ins>
      <w:ins w:id="2297" w:author="Kristijan Vrabec (kvrabec)" w:date="2018-12-10T11:59:00Z">
        <w:r w:rsidR="0041469C">
          <w:t>e</w:t>
        </w:r>
      </w:ins>
      <w:ins w:id="2298" w:author="Kristijan Vrabec (kvrabec)" w:date="2018-12-10T11:58:00Z">
        <w:r w:rsidR="0041469C">
          <w:t xml:space="preserve"> „</w:t>
        </w:r>
        <w:proofErr w:type="spellStart"/>
        <w:r w:rsidR="0041469C" w:rsidRPr="00BF38C0">
          <w:rPr>
            <w:rFonts w:ascii="Courier New" w:hAnsi="Courier New" w:cs="Courier New"/>
            <w:color w:val="6F008A"/>
            <w:sz w:val="20"/>
            <w:szCs w:val="19"/>
          </w:rPr>
          <w:t>os</w:t>
        </w:r>
        <w:r w:rsidR="0041469C">
          <w:rPr>
            <w:rFonts w:ascii="Courier New" w:hAnsi="Courier New" w:cs="Courier New"/>
            <w:color w:val="6F008A"/>
            <w:sz w:val="20"/>
            <w:szCs w:val="19"/>
          </w:rPr>
          <w:t>.path</w:t>
        </w:r>
        <w:proofErr w:type="spellEnd"/>
        <w:r w:rsidR="0041469C">
          <w:t>“</w:t>
        </w:r>
      </w:ins>
      <w:ins w:id="2299" w:author="Kristijan Vrabec (kvrabec)" w:date="2018-12-10T11:59:00Z">
        <w:r w:rsidR="0041469C">
          <w:t>. Ako datoteke ne postoje, tada se odrađuje cijeli prije navedeni postupak.</w:t>
        </w:r>
      </w:ins>
    </w:p>
    <w:bookmarkStart w:id="2300" w:name="_MON_1605947894"/>
    <w:bookmarkEnd w:id="2300"/>
    <w:p w14:paraId="54FA743A" w14:textId="72105C1F" w:rsidR="00A77649" w:rsidRDefault="0041469C" w:rsidP="00A77649">
      <w:pPr>
        <w:pStyle w:val="NoSpacing"/>
        <w:keepNext/>
        <w:rPr>
          <w:ins w:id="2301" w:author="Kristijan Vrabec (kvrabec)" w:date="2018-12-10T11:53:00Z"/>
        </w:rPr>
        <w:pPrChange w:id="2302" w:author="Kristijan Vrabec (kvrabec)" w:date="2018-12-10T11:53:00Z">
          <w:pPr>
            <w:pStyle w:val="NoSpacing"/>
          </w:pPr>
        </w:pPrChange>
      </w:pPr>
      <w:ins w:id="2303" w:author="Kristijan Vrabec (kvrabec)" w:date="2018-12-10T11:51:00Z">
        <w:r>
          <w:object w:dxaOrig="9072" w:dyaOrig="1764" w14:anchorId="655FC016">
            <v:shape id="_x0000_i1849" type="#_x0000_t75" style="width:453.75pt;height:88.5pt" o:ole="">
              <v:imagedata r:id="rId41" o:title=""/>
            </v:shape>
            <o:OLEObject Type="Embed" ProgID="Word.Document.12" ShapeID="_x0000_i1849" DrawAspect="Content" ObjectID="_1605980818" r:id="rId42">
              <o:FieldCodes>\s</o:FieldCodes>
            </o:OLEObject>
          </w:object>
        </w:r>
      </w:ins>
    </w:p>
    <w:p w14:paraId="2749C278" w14:textId="1E9BAD47" w:rsidR="00A77649" w:rsidRPr="00A77649" w:rsidRDefault="00A77649" w:rsidP="00A77649">
      <w:pPr>
        <w:pStyle w:val="Caption"/>
        <w:ind w:firstLine="0"/>
        <w:jc w:val="center"/>
        <w:rPr>
          <w:ins w:id="2304" w:author="Kristijan Vrabec (kvrabec)" w:date="2018-12-10T11:53:00Z"/>
          <w:sz w:val="20"/>
          <w:rPrChange w:id="2305" w:author="Kristijan Vrabec (kvrabec)" w:date="2018-12-10T11:53:00Z">
            <w:rPr>
              <w:ins w:id="2306" w:author="Kristijan Vrabec (kvrabec)" w:date="2018-12-10T11:53:00Z"/>
            </w:rPr>
          </w:rPrChange>
        </w:rPr>
        <w:pPrChange w:id="2307" w:author="Kristijan Vrabec (kvrabec)" w:date="2018-12-10T11:53:00Z">
          <w:pPr>
            <w:pStyle w:val="Caption"/>
          </w:pPr>
        </w:pPrChange>
      </w:pPr>
      <w:bookmarkStart w:id="2308" w:name="_Toc532226892"/>
      <w:ins w:id="2309" w:author="Kristijan Vrabec (kvrabec)" w:date="2018-12-10T11:53:00Z">
        <w:r w:rsidRPr="00A77649">
          <w:rPr>
            <w:sz w:val="20"/>
            <w:rPrChange w:id="2310" w:author="Kristijan Vrabec (kvrabec)" w:date="2018-12-10T11:53:00Z">
              <w:rPr/>
            </w:rPrChange>
          </w:rPr>
          <w:t xml:space="preserve">Kod </w:t>
        </w:r>
        <w:r w:rsidRPr="00A77649">
          <w:rPr>
            <w:sz w:val="20"/>
            <w:rPrChange w:id="2311" w:author="Kristijan Vrabec (kvrabec)" w:date="2018-12-10T11:53:00Z">
              <w:rPr/>
            </w:rPrChange>
          </w:rPr>
          <w:fldChar w:fldCharType="begin"/>
        </w:r>
        <w:r w:rsidRPr="00A77649">
          <w:rPr>
            <w:sz w:val="20"/>
            <w:rPrChange w:id="2312" w:author="Kristijan Vrabec (kvrabec)" w:date="2018-12-10T11:53:00Z">
              <w:rPr/>
            </w:rPrChange>
          </w:rPr>
          <w:instrText xml:space="preserve"> SEQ Kod \* ARABIC </w:instrText>
        </w:r>
      </w:ins>
      <w:r w:rsidRPr="00A77649">
        <w:rPr>
          <w:sz w:val="20"/>
          <w:rPrChange w:id="2313" w:author="Kristijan Vrabec (kvrabec)" w:date="2018-12-10T11:53:00Z">
            <w:rPr/>
          </w:rPrChange>
        </w:rPr>
        <w:fldChar w:fldCharType="separate"/>
      </w:r>
      <w:ins w:id="2314" w:author="Kristijan Vrabec (kvrabec)" w:date="2018-12-10T19:34:00Z">
        <w:r w:rsidR="00895B34">
          <w:rPr>
            <w:noProof/>
            <w:sz w:val="20"/>
          </w:rPr>
          <w:t>6</w:t>
        </w:r>
      </w:ins>
      <w:ins w:id="2315" w:author="Kristijan Vrabec (kvrabec)" w:date="2018-12-10T11:53:00Z">
        <w:r w:rsidRPr="00A77649">
          <w:rPr>
            <w:sz w:val="20"/>
            <w:rPrChange w:id="2316" w:author="Kristijan Vrabec (kvrabec)" w:date="2018-12-10T11:53:00Z">
              <w:rPr/>
            </w:rPrChange>
          </w:rPr>
          <w:fldChar w:fldCharType="end"/>
        </w:r>
        <w:r w:rsidRPr="00A77649">
          <w:rPr>
            <w:sz w:val="20"/>
            <w:rPrChange w:id="2317" w:author="Kristijan Vrabec (kvrabec)" w:date="2018-12-10T11:53:00Z">
              <w:rPr/>
            </w:rPrChange>
          </w:rPr>
          <w:t xml:space="preserve"> Učitavanje vrijednosti u liste iz datoteka</w:t>
        </w:r>
      </w:ins>
      <w:ins w:id="2318" w:author="Kristijan Vrabec (kvrabec)" w:date="2018-12-10T17:30:00Z">
        <w:r w:rsidR="00403E25">
          <w:rPr>
            <w:sz w:val="20"/>
          </w:rPr>
          <w:t xml:space="preserve"> u </w:t>
        </w:r>
        <w:r w:rsidR="00403E25" w:rsidRPr="00403E25">
          <w:rPr>
            <w:sz w:val="20"/>
          </w:rPr>
          <w:t>prepareEmbeddings.py</w:t>
        </w:r>
      </w:ins>
      <w:bookmarkEnd w:id="2308"/>
    </w:p>
    <w:p w14:paraId="64102D9C" w14:textId="73271FA5" w:rsidR="00A261F1" w:rsidDel="00A261F1" w:rsidRDefault="00A261F1" w:rsidP="00F77007">
      <w:pPr>
        <w:pStyle w:val="Heading2"/>
        <w:rPr>
          <w:del w:id="2319" w:author="Kristijan Vrabec (kvrabec)" w:date="2018-12-10T12:07:00Z"/>
        </w:rPr>
      </w:pPr>
      <w:r w:rsidRPr="00A34B9D">
        <w:t>Kreiranje</w:t>
      </w:r>
      <w:ins w:id="2320" w:author="Kristijan Vrabec (kvrabec)" w:date="2018-12-10T17:18:00Z">
        <w:r w:rsidR="00C5405B">
          <w:t xml:space="preserve"> </w:t>
        </w:r>
      </w:ins>
      <w:del w:id="2321" w:author="Kristijan Vrabec (kvrabec)" w:date="2018-12-10T17:19:00Z">
        <w:r w:rsidDel="00C5405B">
          <w:delText xml:space="preserve"> </w:delText>
        </w:r>
      </w:del>
      <w:r>
        <w:t>modela</w:t>
      </w:r>
    </w:p>
    <w:p w14:paraId="259E5EAF" w14:textId="47A33465" w:rsidR="00A261F1" w:rsidRDefault="00A261F1" w:rsidP="00A261F1">
      <w:pPr>
        <w:pStyle w:val="Heading2"/>
        <w:rPr>
          <w:ins w:id="2322" w:author="Kristijan Vrabec (kvrabec)" w:date="2018-12-10T12:07:00Z"/>
        </w:rPr>
        <w:pPrChange w:id="2323" w:author="Kristijan Vrabec (kvrabec)" w:date="2018-12-10T12:07:00Z">
          <w:pPr/>
        </w:pPrChange>
      </w:pPr>
    </w:p>
    <w:p w14:paraId="2F905433" w14:textId="43A4692B" w:rsidR="006E276D" w:rsidDel="00026AEE" w:rsidRDefault="00026AEE" w:rsidP="00992D3E">
      <w:pPr>
        <w:ind w:firstLine="432"/>
        <w:rPr>
          <w:del w:id="2324" w:author="Kristijan Vrabec (kvrabec)" w:date="2018-12-10T12:06:00Z"/>
        </w:rPr>
      </w:pPr>
      <w:ins w:id="2325" w:author="Kristijan Vrabec (kvrabec)" w:date="2018-12-10T12:25:00Z">
        <w:r>
          <w:t xml:space="preserve">Za početak, potrebno je definirati parametre </w:t>
        </w:r>
      </w:ins>
      <w:ins w:id="2326" w:author="Kristijan Vrabec (kvrabec)" w:date="2018-12-10T12:29:00Z">
        <w:r>
          <w:t>koji će se koristiti u modelu</w:t>
        </w:r>
      </w:ins>
      <w:ins w:id="2327" w:author="Kristijan Vrabec (kvrabec)" w:date="2018-12-10T12:31:00Z">
        <w:r w:rsidR="00433BE9">
          <w:t xml:space="preserve">, poput stope učenja, </w:t>
        </w:r>
      </w:ins>
      <w:ins w:id="2328" w:author="Kristijan Vrabec (kvrabec)" w:date="2018-12-10T12:32:00Z">
        <w:r w:rsidR="00433BE9">
          <w:t>broja epoha, veličine</w:t>
        </w:r>
      </w:ins>
      <w:ins w:id="2329" w:author="Kristijan Vrabec (kvrabec)" w:date="2018-12-10T12:29:00Z">
        <w:r>
          <w:t xml:space="preserve"> </w:t>
        </w:r>
      </w:ins>
      <w:ins w:id="2330" w:author="Kristijan Vrabec (kvrabec)" w:date="2018-12-10T12:32:00Z">
        <w:r w:rsidR="00433BE9">
          <w:t>uzorka trening seta i sl.</w:t>
        </w:r>
      </w:ins>
      <w:del w:id="2331" w:author="Kristijan Vrabec (kvrabec)" w:date="2018-12-10T12:06:00Z">
        <w:r w:rsidR="006E276D" w:rsidRPr="00F77007" w:rsidDel="00A261F1">
          <w:br w:type="page"/>
        </w:r>
      </w:del>
    </w:p>
    <w:p w14:paraId="1B7C8413" w14:textId="77777777" w:rsidR="00026AEE" w:rsidRDefault="00026AEE" w:rsidP="00992D3E"/>
    <w:bookmarkStart w:id="2332" w:name="_MON_1605950216"/>
    <w:bookmarkEnd w:id="2332"/>
    <w:p w14:paraId="04FB26B9" w14:textId="77777777" w:rsidR="00026AEE" w:rsidRDefault="00026AEE" w:rsidP="00026AEE">
      <w:pPr>
        <w:pStyle w:val="NoSpacing"/>
        <w:keepNext/>
        <w:pPrChange w:id="2333" w:author="Kristijan Vrabec (kvrabec)" w:date="2018-12-10T12:30:00Z">
          <w:pPr>
            <w:pStyle w:val="NoSpacing"/>
          </w:pPr>
        </w:pPrChange>
      </w:pPr>
      <w:r>
        <w:object w:dxaOrig="9072" w:dyaOrig="4030" w14:anchorId="45A74416">
          <v:shape id="_x0000_i1850" type="#_x0000_t75" style="width:453.75pt;height:201.75pt" o:ole="">
            <v:imagedata r:id="rId43" o:title=""/>
          </v:shape>
          <o:OLEObject Type="Embed" ProgID="Word.Document.12" ShapeID="_x0000_i1850" DrawAspect="Content" ObjectID="_1605980819" r:id="rId44">
            <o:FieldCodes>\s</o:FieldCodes>
          </o:OLEObject>
        </w:object>
      </w:r>
    </w:p>
    <w:p w14:paraId="3C7AE488" w14:textId="22F18E93" w:rsidR="00DE2D71" w:rsidDel="00292675" w:rsidRDefault="00026AEE" w:rsidP="00822A2F">
      <w:pPr>
        <w:jc w:val="center"/>
        <w:rPr>
          <w:del w:id="2334" w:author="Kristijan Vrabec (kvrabec)" w:date="2018-12-10T12:06:00Z"/>
        </w:rPr>
      </w:pPr>
      <w:bookmarkStart w:id="2335" w:name="_Toc532226893"/>
      <w:r w:rsidRPr="00026AEE">
        <w:rPr>
          <w:i/>
          <w:iCs/>
          <w:color w:val="44546A" w:themeColor="text2"/>
          <w:sz w:val="20"/>
          <w:szCs w:val="18"/>
          <w:rPrChange w:id="2336" w:author="Kristijan Vrabec (kvrabec)" w:date="2018-12-10T12:30:00Z">
            <w:rPr/>
          </w:rPrChange>
        </w:rPr>
        <w:t xml:space="preserve">Kod </w:t>
      </w:r>
      <w:r w:rsidRPr="00026AEE">
        <w:rPr>
          <w:i/>
          <w:iCs/>
          <w:color w:val="44546A" w:themeColor="text2"/>
          <w:sz w:val="20"/>
          <w:szCs w:val="18"/>
          <w:rPrChange w:id="2337" w:author="Kristijan Vrabec (kvrabec)" w:date="2018-12-10T12:30:00Z">
            <w:rPr/>
          </w:rPrChange>
        </w:rPr>
        <w:fldChar w:fldCharType="begin"/>
      </w:r>
      <w:r w:rsidRPr="00026AEE">
        <w:rPr>
          <w:i/>
          <w:iCs/>
          <w:color w:val="44546A" w:themeColor="text2"/>
          <w:sz w:val="20"/>
          <w:szCs w:val="18"/>
          <w:rPrChange w:id="2338" w:author="Kristijan Vrabec (kvrabec)" w:date="2018-12-10T12:30:00Z">
            <w:rPr/>
          </w:rPrChange>
        </w:rPr>
        <w:instrText xml:space="preserve"> SEQ Kod \* ARABIC </w:instrText>
      </w:r>
      <w:r w:rsidRPr="00026AEE">
        <w:rPr>
          <w:i/>
          <w:iCs/>
          <w:color w:val="44546A" w:themeColor="text2"/>
          <w:sz w:val="20"/>
          <w:szCs w:val="18"/>
          <w:rPrChange w:id="2339" w:author="Kristijan Vrabec (kvrabec)" w:date="2018-12-10T12:30:00Z">
            <w:rPr/>
          </w:rPrChange>
        </w:rPr>
        <w:fldChar w:fldCharType="separate"/>
      </w:r>
      <w:r w:rsidR="00895B34">
        <w:rPr>
          <w:i/>
          <w:iCs/>
          <w:noProof/>
          <w:color w:val="44546A" w:themeColor="text2"/>
          <w:sz w:val="20"/>
          <w:szCs w:val="18"/>
        </w:rPr>
        <w:t>7</w:t>
      </w:r>
      <w:r w:rsidRPr="00026AEE">
        <w:rPr>
          <w:i/>
          <w:iCs/>
          <w:color w:val="44546A" w:themeColor="text2"/>
          <w:sz w:val="20"/>
          <w:szCs w:val="18"/>
          <w:rPrChange w:id="2340" w:author="Kristijan Vrabec (kvrabec)" w:date="2018-12-10T12:30:00Z">
            <w:rPr/>
          </w:rPrChange>
        </w:rPr>
        <w:fldChar w:fldCharType="end"/>
      </w:r>
      <w:r w:rsidRPr="00026AEE">
        <w:rPr>
          <w:i/>
          <w:iCs/>
          <w:color w:val="44546A" w:themeColor="text2"/>
          <w:sz w:val="20"/>
          <w:szCs w:val="18"/>
          <w:rPrChange w:id="2341" w:author="Kristijan Vrabec (kvrabec)" w:date="2018-12-10T12:30:00Z">
            <w:rPr/>
          </w:rPrChange>
        </w:rPr>
        <w:t xml:space="preserve"> Parametri model</w:t>
      </w:r>
      <w:r w:rsidR="00433BE9">
        <w:rPr>
          <w:i/>
          <w:iCs/>
          <w:color w:val="44546A" w:themeColor="text2"/>
          <w:sz w:val="20"/>
          <w:szCs w:val="18"/>
        </w:rPr>
        <w:t>a</w:t>
      </w:r>
      <w:r w:rsidR="00403E25">
        <w:rPr>
          <w:i/>
          <w:iCs/>
          <w:color w:val="44546A" w:themeColor="text2"/>
          <w:sz w:val="20"/>
          <w:szCs w:val="18"/>
        </w:rPr>
        <w:t xml:space="preserve"> u model.py</w:t>
      </w:r>
      <w:bookmarkEnd w:id="2335"/>
      <w:del w:id="2342" w:author="Kristijan Vrabec (kvrabec)" w:date="2018-12-10T12:06:00Z">
        <w:r w:rsidR="002B7510" w:rsidDel="00A261F1">
          <w:delText xml:space="preserve">Kako bi se mogao kreirati model za preuzeti set podataka, potrebno je </w:delText>
        </w:r>
        <w:r w:rsidR="00DE2D71" w:rsidDel="00A261F1">
          <w:br w:type="page"/>
        </w:r>
      </w:del>
    </w:p>
    <w:p w14:paraId="691312EB" w14:textId="7C3DF487" w:rsidR="00292675" w:rsidRDefault="00292675" w:rsidP="00A10FD7">
      <w:pPr>
        <w:jc w:val="center"/>
        <w:pPrChange w:id="2343" w:author="Kristijan Vrabec (kvrabec)" w:date="2018-12-10T17:37:00Z">
          <w:pPr>
            <w:pStyle w:val="NoSpacing"/>
            <w:jc w:val="both"/>
          </w:pPr>
        </w:pPrChange>
      </w:pPr>
      <w:bookmarkStart w:id="2344" w:name="_Toc532148333"/>
    </w:p>
    <w:bookmarkStart w:id="2345" w:name="_MON_1605951118"/>
    <w:bookmarkEnd w:id="2345"/>
    <w:bookmarkStart w:id="2346" w:name="_Toc532226894"/>
    <w:p w14:paraId="026F92B7" w14:textId="2D8061BF" w:rsidR="00292675" w:rsidRDefault="00A10FD7" w:rsidP="00610F1F">
      <w:pPr>
        <w:pStyle w:val="NoSpacing"/>
        <w:rPr>
          <w:color w:val="44546A" w:themeColor="text2"/>
          <w:sz w:val="20"/>
          <w:szCs w:val="18"/>
        </w:rPr>
      </w:pPr>
      <w:r>
        <w:object w:dxaOrig="9072" w:dyaOrig="2670" w14:anchorId="60A338E5">
          <v:shape id="_x0000_i2023" type="#_x0000_t75" style="width:453.75pt;height:133.5pt" o:ole="">
            <v:imagedata r:id="rId45" o:title=""/>
          </v:shape>
          <o:OLEObject Type="Embed" ProgID="Word.Document.12" ShapeID="_x0000_i2023" DrawAspect="Content" ObjectID="_1605980820" r:id="rId46">
            <o:FieldCodes>\s</o:FieldCodes>
          </o:OLEObject>
        </w:object>
      </w:r>
      <w:r w:rsidR="00610F1F" w:rsidRPr="0008143B">
        <w:rPr>
          <w:i/>
          <w:iCs/>
          <w:color w:val="44546A" w:themeColor="text2"/>
          <w:sz w:val="20"/>
          <w:szCs w:val="18"/>
          <w:rPrChange w:id="2347" w:author="Kristijan Vrabec (kvrabec)" w:date="2018-12-10T16:46:00Z">
            <w:rPr/>
          </w:rPrChange>
        </w:rPr>
        <w:t xml:space="preserve">Kod </w:t>
      </w:r>
      <w:r w:rsidR="00610F1F" w:rsidRPr="00A10FD7">
        <w:rPr>
          <w:i/>
          <w:iCs/>
          <w:color w:val="44546A" w:themeColor="text2"/>
          <w:sz w:val="20"/>
          <w:szCs w:val="18"/>
        </w:rPr>
        <w:fldChar w:fldCharType="begin"/>
      </w:r>
      <w:r w:rsidR="00610F1F" w:rsidRPr="0008143B">
        <w:rPr>
          <w:i/>
          <w:iCs/>
          <w:color w:val="44546A" w:themeColor="text2"/>
          <w:sz w:val="20"/>
          <w:szCs w:val="18"/>
          <w:rPrChange w:id="2348" w:author="Kristijan Vrabec (kvrabec)" w:date="2018-12-10T16:46:00Z">
            <w:rPr/>
          </w:rPrChange>
        </w:rPr>
        <w:instrText xml:space="preserve"> SEQ Kod \* ARABIC </w:instrText>
      </w:r>
      <w:r w:rsidR="00610F1F" w:rsidRPr="00A10FD7">
        <w:rPr>
          <w:i/>
          <w:iCs/>
          <w:color w:val="44546A" w:themeColor="text2"/>
          <w:sz w:val="20"/>
          <w:szCs w:val="18"/>
        </w:rPr>
        <w:fldChar w:fldCharType="separate"/>
      </w:r>
      <w:ins w:id="2349" w:author="Kristijan Vrabec (kvrabec)" w:date="2018-12-10T19:34:00Z">
        <w:r w:rsidR="00895B34">
          <w:rPr>
            <w:i/>
            <w:iCs/>
            <w:noProof/>
            <w:color w:val="44546A" w:themeColor="text2"/>
            <w:sz w:val="20"/>
            <w:szCs w:val="18"/>
          </w:rPr>
          <w:t>8</w:t>
        </w:r>
      </w:ins>
      <w:del w:id="2350" w:author="Kristijan Vrabec (kvrabec)" w:date="2018-12-10T17:37:00Z">
        <w:r w:rsidDel="00A10FD7">
          <w:rPr>
            <w:i/>
            <w:iCs/>
            <w:noProof/>
            <w:color w:val="44546A" w:themeColor="text2"/>
            <w:sz w:val="20"/>
            <w:szCs w:val="18"/>
          </w:rPr>
          <w:delText>9</w:delText>
        </w:r>
      </w:del>
      <w:r w:rsidR="00610F1F" w:rsidRPr="00A10FD7">
        <w:rPr>
          <w:i/>
          <w:iCs/>
          <w:color w:val="44546A" w:themeColor="text2"/>
          <w:sz w:val="20"/>
          <w:szCs w:val="18"/>
        </w:rPr>
        <w:fldChar w:fldCharType="end"/>
      </w:r>
      <w:r w:rsidR="00610F1F" w:rsidRPr="0008143B">
        <w:rPr>
          <w:i/>
          <w:iCs/>
          <w:color w:val="44546A" w:themeColor="text2"/>
          <w:sz w:val="20"/>
          <w:szCs w:val="18"/>
          <w:rPrChange w:id="2351" w:author="Kristijan Vrabec (kvrabec)" w:date="2018-12-10T16:46:00Z">
            <w:rPr/>
          </w:rPrChange>
        </w:rPr>
        <w:t xml:space="preserve"> </w:t>
      </w:r>
      <w:del w:id="2352" w:author="Kristijan Vrabec (kvrabec)" w:date="2018-12-10T17:38:00Z">
        <w:r w:rsidR="00806AA7" w:rsidRPr="0008143B" w:rsidDel="00A10FD7">
          <w:rPr>
            <w:i/>
            <w:iCs/>
            <w:color w:val="44546A" w:themeColor="text2"/>
            <w:sz w:val="20"/>
            <w:szCs w:val="18"/>
            <w:rPrChange w:id="2353" w:author="Kristijan Vrabec (kvrabec)" w:date="2018-12-10T16:46:00Z">
              <w:rPr>
                <w:color w:val="44546A" w:themeColor="text2"/>
                <w:sz w:val="20"/>
                <w:szCs w:val="18"/>
              </w:rPr>
            </w:rPrChange>
          </w:rPr>
          <w:delText>Normalizacija riječi</w:delText>
        </w:r>
        <w:r w:rsidR="00403E25" w:rsidDel="00A10FD7">
          <w:rPr>
            <w:i/>
            <w:iCs/>
            <w:color w:val="44546A" w:themeColor="text2"/>
            <w:sz w:val="20"/>
            <w:szCs w:val="18"/>
          </w:rPr>
          <w:delText xml:space="preserve"> u</w:delText>
        </w:r>
      </w:del>
      <w:ins w:id="2354" w:author="Kristijan Vrabec (kvrabec)" w:date="2018-12-10T17:38:00Z">
        <w:r>
          <w:rPr>
            <w:i/>
            <w:iCs/>
            <w:color w:val="44546A" w:themeColor="text2"/>
            <w:sz w:val="20"/>
            <w:szCs w:val="18"/>
          </w:rPr>
          <w:t xml:space="preserve">Funkcija za </w:t>
        </w:r>
      </w:ins>
      <w:ins w:id="2355" w:author="Kristijan Vrabec (kvrabec)" w:date="2018-12-10T17:39:00Z">
        <w:r>
          <w:rPr>
            <w:i/>
            <w:iCs/>
            <w:color w:val="44546A" w:themeColor="text2"/>
            <w:sz w:val="20"/>
            <w:szCs w:val="18"/>
          </w:rPr>
          <w:t>postavljanje</w:t>
        </w:r>
      </w:ins>
      <w:ins w:id="2356" w:author="Kristijan Vrabec (kvrabec)" w:date="2018-12-10T17:38:00Z">
        <w:r>
          <w:rPr>
            <w:i/>
            <w:iCs/>
            <w:color w:val="44546A" w:themeColor="text2"/>
            <w:sz w:val="20"/>
            <w:szCs w:val="18"/>
          </w:rPr>
          <w:t xml:space="preserve"> parametara</w:t>
        </w:r>
      </w:ins>
      <w:ins w:id="2357" w:author="Kristijan Vrabec (kvrabec)" w:date="2018-12-10T17:39:00Z">
        <w:r>
          <w:rPr>
            <w:i/>
            <w:iCs/>
            <w:color w:val="44546A" w:themeColor="text2"/>
            <w:sz w:val="20"/>
            <w:szCs w:val="18"/>
          </w:rPr>
          <w:t xml:space="preserve"> modela u </w:t>
        </w:r>
      </w:ins>
      <w:del w:id="2358" w:author="Kristijan Vrabec (kvrabec)" w:date="2018-12-10T17:39:00Z">
        <w:r w:rsidR="00403E25" w:rsidDel="00A10FD7">
          <w:rPr>
            <w:i/>
            <w:iCs/>
            <w:color w:val="44546A" w:themeColor="text2"/>
            <w:sz w:val="20"/>
            <w:szCs w:val="18"/>
          </w:rPr>
          <w:delText xml:space="preserve"> </w:delText>
        </w:r>
      </w:del>
      <w:r w:rsidR="00403E25">
        <w:rPr>
          <w:i/>
          <w:iCs/>
          <w:color w:val="44546A" w:themeColor="text2"/>
          <w:sz w:val="20"/>
          <w:szCs w:val="18"/>
        </w:rPr>
        <w:t>model.py</w:t>
      </w:r>
      <w:bookmarkEnd w:id="2346"/>
    </w:p>
    <w:p w14:paraId="2DF26EFD" w14:textId="77777777" w:rsidR="00A442D3" w:rsidRDefault="00A442D3" w:rsidP="00610F1F">
      <w:pPr>
        <w:pStyle w:val="NoSpacing"/>
        <w:pPrChange w:id="2359" w:author="Kristijan Vrabec (kvrabec)" w:date="2018-12-10T12:50:00Z">
          <w:pPr>
            <w:spacing w:after="160" w:line="259" w:lineRule="auto"/>
            <w:ind w:firstLine="0"/>
            <w:jc w:val="left"/>
          </w:pPr>
        </w:pPrChange>
      </w:pPr>
    </w:p>
    <w:p w14:paraId="521E7727" w14:textId="220BF241" w:rsidR="00A442D3" w:rsidRPr="00F77007" w:rsidRDefault="00610F1F" w:rsidP="00A442D3">
      <w:pPr>
        <w:pPrChange w:id="2360" w:author="Kristijan Vrabec (kvrabec)" w:date="2018-12-10T13:29:00Z">
          <w:pPr>
            <w:spacing w:after="160" w:line="259" w:lineRule="auto"/>
            <w:ind w:firstLine="0"/>
            <w:jc w:val="left"/>
          </w:pPr>
        </w:pPrChange>
      </w:pPr>
      <w:r>
        <w:t xml:space="preserve">Za početak kreira se </w:t>
      </w:r>
      <w:r w:rsidR="005E51B8">
        <w:t xml:space="preserve">ulazni Keras tenzor (eng. </w:t>
      </w:r>
      <w:proofErr w:type="spellStart"/>
      <w:r w:rsidR="005E51B8">
        <w:t>tensor</w:t>
      </w:r>
      <w:proofErr w:type="spellEnd"/>
      <w:r w:rsidR="005E51B8">
        <w:t>). Tenzor je generalizacija vektora i matrica na potencijalno više dimenzija</w:t>
      </w:r>
      <w:r w:rsidR="00C070DC">
        <w:t>.</w:t>
      </w:r>
      <w:r w:rsidR="005E51B8">
        <w:rPr>
          <w:rStyle w:val="FootnoteReference"/>
        </w:rPr>
        <w:footnoteReference w:id="9"/>
      </w:r>
      <w:r w:rsidR="005E51B8">
        <w:t xml:space="preserve"> </w:t>
      </w:r>
      <w:r w:rsidR="00C070DC">
        <w:t>Iz biblioteke „</w:t>
      </w:r>
      <w:proofErr w:type="spellStart"/>
      <w:r w:rsidR="00C070DC" w:rsidRPr="00C070DC">
        <w:rPr>
          <w:rFonts w:ascii="Courier New" w:hAnsi="Courier New" w:cs="Courier New"/>
          <w:color w:val="6F008A"/>
          <w:szCs w:val="19"/>
          <w:rPrChange w:id="2363" w:author="Kristijan Vrabec (kvrabec)" w:date="2018-12-10T13:14:00Z">
            <w:rPr>
              <w:rFonts w:ascii="Consolas" w:hAnsi="Consolas" w:cs="Consolas"/>
              <w:color w:val="6F008A"/>
              <w:sz w:val="19"/>
              <w:szCs w:val="19"/>
            </w:rPr>
          </w:rPrChange>
        </w:rPr>
        <w:t>keras</w:t>
      </w:r>
      <w:r w:rsidR="00C070DC" w:rsidRPr="00C070DC">
        <w:rPr>
          <w:rFonts w:ascii="Courier New" w:hAnsi="Courier New" w:cs="Courier New"/>
          <w:color w:val="000000"/>
          <w:szCs w:val="19"/>
          <w:rPrChange w:id="2364" w:author="Kristijan Vrabec (kvrabec)" w:date="2018-12-10T13:14:00Z">
            <w:rPr>
              <w:rFonts w:ascii="Consolas" w:hAnsi="Consolas" w:cs="Consolas"/>
              <w:color w:val="000000"/>
              <w:sz w:val="19"/>
              <w:szCs w:val="19"/>
            </w:rPr>
          </w:rPrChange>
        </w:rPr>
        <w:t>.</w:t>
      </w:r>
      <w:r w:rsidR="00C070DC" w:rsidRPr="00C070DC">
        <w:rPr>
          <w:rFonts w:ascii="Courier New" w:hAnsi="Courier New" w:cs="Courier New"/>
          <w:color w:val="6F008A"/>
          <w:szCs w:val="19"/>
          <w:rPrChange w:id="2365" w:author="Kristijan Vrabec (kvrabec)" w:date="2018-12-10T13:14:00Z">
            <w:rPr>
              <w:rFonts w:ascii="Consolas" w:hAnsi="Consolas" w:cs="Consolas"/>
              <w:color w:val="6F008A"/>
              <w:sz w:val="19"/>
              <w:szCs w:val="19"/>
            </w:rPr>
          </w:rPrChange>
        </w:rPr>
        <w:t>models</w:t>
      </w:r>
      <w:proofErr w:type="spellEnd"/>
      <w:r w:rsidR="00C070DC">
        <w:t xml:space="preserve">“ se poziva funkcija </w:t>
      </w:r>
      <w:r w:rsidR="00140977">
        <w:t>„</w:t>
      </w:r>
      <w:r w:rsidR="00C070DC" w:rsidRPr="00C070DC">
        <w:rPr>
          <w:rFonts w:ascii="Courier New" w:hAnsi="Courier New" w:cs="Courier New"/>
          <w:color w:val="000000"/>
          <w:szCs w:val="19"/>
          <w:rPrChange w:id="2366" w:author="Kristijan Vrabec (kvrabec)" w:date="2018-12-10T13:15:00Z">
            <w:rPr>
              <w:rFonts w:ascii="Consolas" w:hAnsi="Consolas" w:cs="Consolas"/>
              <w:color w:val="000000"/>
              <w:sz w:val="19"/>
              <w:szCs w:val="19"/>
            </w:rPr>
          </w:rPrChange>
        </w:rPr>
        <w:t>Input</w:t>
      </w:r>
      <w:r w:rsidR="00140977">
        <w:t xml:space="preserve">“ kreira se ulazni tenzor za riječi. Postavlja </w:t>
      </w:r>
      <w:r w:rsidR="00C070DC">
        <w:t>se</w:t>
      </w:r>
      <w:r w:rsidR="00140977">
        <w:t xml:space="preserve"> parametar oblika, „</w:t>
      </w:r>
      <w:r w:rsidR="00C070DC" w:rsidRPr="00C070DC">
        <w:rPr>
          <w:rFonts w:ascii="Courier New" w:hAnsi="Courier New" w:cs="Courier New"/>
          <w:color w:val="000000"/>
          <w:szCs w:val="19"/>
          <w:rPrChange w:id="2367" w:author="Kristijan Vrabec (kvrabec)" w:date="2018-12-10T13:16:00Z">
            <w:rPr>
              <w:rFonts w:ascii="Consolas" w:hAnsi="Consolas" w:cs="Consolas"/>
              <w:color w:val="000000"/>
              <w:sz w:val="19"/>
              <w:szCs w:val="19"/>
            </w:rPr>
          </w:rPrChange>
        </w:rPr>
        <w:t>shape</w:t>
      </w:r>
      <w:r w:rsidR="00140977">
        <w:t xml:space="preserve">“, odnosno broj dimenzija </w:t>
      </w:r>
      <w:r w:rsidR="00C070DC">
        <w:t>ulaznog polja</w:t>
      </w:r>
      <w:r w:rsidR="00AC3FE9">
        <w:t xml:space="preserve">, koji je jednak </w:t>
      </w:r>
      <w:r w:rsidR="00083FBC">
        <w:t>maksimalnom</w:t>
      </w:r>
      <w:r w:rsidR="00AC3FE9">
        <w:t xml:space="preserve"> broju riječi</w:t>
      </w:r>
      <w:r w:rsidR="00083FBC">
        <w:t xml:space="preserve"> u rečenici</w:t>
      </w:r>
      <w:r w:rsidR="00140977">
        <w:t>.</w:t>
      </w:r>
      <w:r w:rsidR="00EF29B6">
        <w:t xml:space="preserve"> </w:t>
      </w:r>
      <w:r w:rsidR="00C070DC">
        <w:t xml:space="preserve">Zatim je potrebno indekse riječi normalizirati kako bi se lakše propagirali u modelu. </w:t>
      </w:r>
      <w:r w:rsidR="00BA3BB6">
        <w:t>Za to se koristi klasa „</w:t>
      </w:r>
      <w:r w:rsidR="00BA3BB6" w:rsidRPr="00BA3BB6">
        <w:rPr>
          <w:rFonts w:ascii="Courier New" w:hAnsi="Courier New" w:cs="Courier New"/>
          <w:color w:val="2B91AF"/>
          <w:szCs w:val="19"/>
          <w:rPrChange w:id="2368" w:author="Kristijan Vrabec (kvrabec)" w:date="2018-12-10T13:17:00Z">
            <w:rPr>
              <w:rFonts w:ascii="Consolas" w:hAnsi="Consolas" w:cs="Consolas"/>
              <w:color w:val="2B91AF"/>
              <w:sz w:val="19"/>
              <w:szCs w:val="19"/>
            </w:rPr>
          </w:rPrChange>
        </w:rPr>
        <w:t>Embedding</w:t>
      </w:r>
      <w:r w:rsidR="00BA3BB6">
        <w:t>“ iz biblioteke „</w:t>
      </w:r>
      <w:proofErr w:type="spellStart"/>
      <w:r w:rsidR="00BA3BB6" w:rsidRPr="00BA3BB6">
        <w:rPr>
          <w:rFonts w:ascii="Courier New" w:hAnsi="Courier New" w:cs="Courier New"/>
          <w:color w:val="6F008A"/>
          <w:szCs w:val="19"/>
          <w:rPrChange w:id="2369" w:author="Kristijan Vrabec (kvrabec)" w:date="2018-12-10T13:17:00Z">
            <w:rPr>
              <w:rFonts w:ascii="Consolas" w:hAnsi="Consolas" w:cs="Consolas"/>
              <w:color w:val="6F008A"/>
              <w:sz w:val="19"/>
              <w:szCs w:val="19"/>
            </w:rPr>
          </w:rPrChange>
        </w:rPr>
        <w:t>keras</w:t>
      </w:r>
      <w:r w:rsidR="00BA3BB6" w:rsidRPr="00BA3BB6">
        <w:rPr>
          <w:rFonts w:ascii="Courier New" w:hAnsi="Courier New" w:cs="Courier New"/>
          <w:color w:val="000000"/>
          <w:szCs w:val="19"/>
          <w:rPrChange w:id="2370" w:author="Kristijan Vrabec (kvrabec)" w:date="2018-12-10T13:17:00Z">
            <w:rPr>
              <w:rFonts w:ascii="Consolas" w:hAnsi="Consolas" w:cs="Consolas"/>
              <w:color w:val="000000"/>
              <w:sz w:val="19"/>
              <w:szCs w:val="19"/>
            </w:rPr>
          </w:rPrChange>
        </w:rPr>
        <w:t>.</w:t>
      </w:r>
      <w:r w:rsidR="00BA3BB6" w:rsidRPr="00BA3BB6">
        <w:rPr>
          <w:rFonts w:ascii="Courier New" w:hAnsi="Courier New" w:cs="Courier New"/>
          <w:color w:val="6F008A"/>
          <w:szCs w:val="19"/>
          <w:rPrChange w:id="2371" w:author="Kristijan Vrabec (kvrabec)" w:date="2018-12-10T13:17:00Z">
            <w:rPr>
              <w:rFonts w:ascii="Consolas" w:hAnsi="Consolas" w:cs="Consolas"/>
              <w:color w:val="6F008A"/>
              <w:sz w:val="19"/>
              <w:szCs w:val="19"/>
            </w:rPr>
          </w:rPrChange>
        </w:rPr>
        <w:t>layers</w:t>
      </w:r>
      <w:proofErr w:type="spellEnd"/>
      <w:r w:rsidR="00BA3BB6">
        <w:t>“. Parametar „</w:t>
      </w:r>
      <w:r w:rsidR="00BA3BB6" w:rsidRPr="00BA3BB6">
        <w:rPr>
          <w:rFonts w:ascii="Courier New" w:hAnsi="Courier New" w:cs="Courier New"/>
          <w:color w:val="000000"/>
          <w:szCs w:val="19"/>
          <w:rPrChange w:id="2372" w:author="Kristijan Vrabec (kvrabec)" w:date="2018-12-10T13:18:00Z">
            <w:rPr>
              <w:rFonts w:ascii="Courier New" w:hAnsi="Courier New" w:cs="Courier New"/>
              <w:color w:val="000000"/>
              <w:sz w:val="20"/>
              <w:szCs w:val="19"/>
            </w:rPr>
          </w:rPrChange>
        </w:rPr>
        <w:t>input_dim</w:t>
      </w:r>
      <w:r w:rsidR="00BA3BB6">
        <w:t>“ predstavlja broj mogućih</w:t>
      </w:r>
      <w:r w:rsidR="00083FBC">
        <w:t xml:space="preserve"> vrijednosti, što je u ovom slučaju ukupni broj riječi + dva za nepoznatu riječ i prazno mjesto</w:t>
      </w:r>
      <w:r w:rsidR="00E311FE">
        <w:t>, „</w:t>
      </w:r>
      <w:r w:rsidR="00E311FE" w:rsidRPr="00E311FE">
        <w:rPr>
          <w:rFonts w:ascii="Courier New" w:hAnsi="Courier New" w:cs="Courier New"/>
          <w:color w:val="000000"/>
          <w:szCs w:val="19"/>
          <w:rPrChange w:id="2373" w:author="Kristijan Vrabec (kvrabec)" w:date="2018-12-10T13:20:00Z">
            <w:rPr>
              <w:rFonts w:ascii="Courier New" w:hAnsi="Courier New" w:cs="Courier New"/>
              <w:color w:val="000000"/>
              <w:sz w:val="20"/>
              <w:szCs w:val="19"/>
            </w:rPr>
          </w:rPrChange>
        </w:rPr>
        <w:t>output_dim</w:t>
      </w:r>
      <w:r w:rsidR="00E311FE">
        <w:t>“ je dimenzija izlaznog vektora podataka, „</w:t>
      </w:r>
      <w:r w:rsidR="00E311FE" w:rsidRPr="00E311FE">
        <w:rPr>
          <w:rFonts w:ascii="Courier New" w:hAnsi="Courier New" w:cs="Courier New"/>
          <w:color w:val="000000"/>
          <w:szCs w:val="19"/>
          <w:rPrChange w:id="2374" w:author="Kristijan Vrabec (kvrabec)" w:date="2018-12-10T13:23:00Z">
            <w:rPr>
              <w:rFonts w:ascii="Courier New" w:hAnsi="Courier New" w:cs="Courier New"/>
              <w:color w:val="000000"/>
              <w:sz w:val="20"/>
              <w:szCs w:val="19"/>
            </w:rPr>
          </w:rPrChange>
        </w:rPr>
        <w:t>input_length</w:t>
      </w:r>
      <w:r w:rsidR="00E311FE">
        <w:t>“ je maksimalni broj ulaznih podataka, dok „</w:t>
      </w:r>
      <w:r w:rsidR="00E311FE" w:rsidRPr="00024A69">
        <w:rPr>
          <w:rFonts w:ascii="Courier New" w:hAnsi="Courier New" w:cs="Courier New"/>
          <w:color w:val="000000"/>
          <w:sz w:val="20"/>
          <w:szCs w:val="19"/>
        </w:rPr>
        <w:t>mask_zero</w:t>
      </w:r>
      <w:r w:rsidR="00E311FE">
        <w:t>“ parametar određuje ignoriranje indeksa 0 u ulaznom setu riječi. Na taj način se ignoriraju prazna mjesta u rečenicama koja su postavljena kod pripreman</w:t>
      </w:r>
      <w:r w:rsidR="004B2DF2">
        <w:t>j</w:t>
      </w:r>
      <w:r w:rsidR="00E311FE">
        <w:t>a seta podataka, funkcijom „</w:t>
      </w:r>
      <w:proofErr w:type="spellStart"/>
      <w:r w:rsidR="00E311FE" w:rsidRPr="00A34B9D">
        <w:rPr>
          <w:rFonts w:ascii="Courier New" w:hAnsi="Courier New" w:cs="Courier New"/>
          <w:color w:val="000000"/>
          <w:szCs w:val="19"/>
        </w:rPr>
        <w:t>pad_sequences</w:t>
      </w:r>
      <w:proofErr w:type="spellEnd"/>
      <w:r w:rsidR="00E311FE">
        <w:rPr>
          <w:rFonts w:ascii="Courier New" w:hAnsi="Courier New" w:cs="Courier New"/>
          <w:color w:val="000000"/>
          <w:szCs w:val="19"/>
        </w:rPr>
        <w:t>()</w:t>
      </w:r>
      <w:r w:rsidR="00E311FE">
        <w:t>“</w:t>
      </w:r>
      <w:r w:rsidR="003B6965">
        <w:t>. Isto tako, dodavanjem „</w:t>
      </w:r>
      <w:r w:rsidR="003B6965" w:rsidRPr="003B6965">
        <w:rPr>
          <w:rFonts w:ascii="Courier New" w:hAnsi="Courier New" w:cs="Courier New"/>
          <w:color w:val="000000"/>
          <w:szCs w:val="19"/>
          <w:rPrChange w:id="2375" w:author="Kristijan Vrabec (kvrabec)" w:date="2018-12-10T13:28:00Z">
            <w:rPr>
              <w:rFonts w:ascii="Courier New" w:hAnsi="Courier New" w:cs="Courier New"/>
              <w:color w:val="000000"/>
              <w:sz w:val="20"/>
              <w:szCs w:val="19"/>
            </w:rPr>
          </w:rPrChange>
        </w:rPr>
        <w:t>word2idx[</w:t>
      </w:r>
      <w:r w:rsidR="003B6965" w:rsidRPr="003B6965">
        <w:rPr>
          <w:rFonts w:ascii="Courier New" w:hAnsi="Courier New" w:cs="Courier New"/>
          <w:color w:val="A31515"/>
          <w:szCs w:val="19"/>
          <w:rPrChange w:id="2376" w:author="Kristijan Vrabec (kvrabec)" w:date="2018-12-10T13:28:00Z">
            <w:rPr>
              <w:rFonts w:ascii="Courier New" w:hAnsi="Courier New" w:cs="Courier New"/>
              <w:color w:val="A31515"/>
              <w:sz w:val="20"/>
              <w:szCs w:val="19"/>
            </w:rPr>
          </w:rPrChange>
        </w:rPr>
        <w:t>‘PAD’</w:t>
      </w:r>
      <w:r w:rsidR="003B6965" w:rsidRPr="003B6965">
        <w:rPr>
          <w:rFonts w:ascii="Courier New" w:hAnsi="Courier New" w:cs="Courier New"/>
          <w:color w:val="000000"/>
          <w:szCs w:val="19"/>
          <w:rPrChange w:id="2377" w:author="Kristijan Vrabec (kvrabec)" w:date="2018-12-10T13:28:00Z">
            <w:rPr>
              <w:rFonts w:ascii="Courier New" w:hAnsi="Courier New" w:cs="Courier New"/>
              <w:color w:val="000000"/>
              <w:sz w:val="20"/>
              <w:szCs w:val="19"/>
            </w:rPr>
          </w:rPrChange>
        </w:rPr>
        <w:t>] = 0</w:t>
      </w:r>
      <w:r w:rsidR="003B6965">
        <w:t>“</w:t>
      </w:r>
      <w:r w:rsidR="00A442D3">
        <w:t xml:space="preserve"> je osigurano da je prazno mjesto uvijek na indeksu 0.</w:t>
      </w:r>
    </w:p>
    <w:bookmarkStart w:id="2378" w:name="_MON_1605953980"/>
    <w:bookmarkEnd w:id="2378"/>
    <w:p w14:paraId="2FD0F055" w14:textId="77777777" w:rsidR="00154422" w:rsidRDefault="00806AA7" w:rsidP="00154422">
      <w:pPr>
        <w:keepNext/>
        <w:spacing w:after="160" w:line="259" w:lineRule="auto"/>
        <w:ind w:firstLine="0"/>
        <w:jc w:val="left"/>
        <w:pPrChange w:id="2379" w:author="Kristijan Vrabec (kvrabec)" w:date="2018-12-10T13:40:00Z">
          <w:pPr>
            <w:spacing w:after="160" w:line="259" w:lineRule="auto"/>
            <w:ind w:firstLine="0"/>
            <w:jc w:val="left"/>
          </w:pPr>
        </w:pPrChange>
      </w:pPr>
      <w:r>
        <w:object w:dxaOrig="9072" w:dyaOrig="2039" w14:anchorId="3E6D3EA4">
          <v:shape id="_x0000_i1840" type="#_x0000_t75" style="width:453.75pt;height:102pt" o:ole="">
            <v:imagedata r:id="rId47" o:title=""/>
          </v:shape>
          <o:OLEObject Type="Embed" ProgID="Word.Document.12" ShapeID="_x0000_i1840" DrawAspect="Content" ObjectID="_1605980821" r:id="rId48">
            <o:FieldCodes>\s</o:FieldCodes>
          </o:OLEObject>
        </w:object>
      </w:r>
    </w:p>
    <w:p w14:paraId="3F9FDDB8" w14:textId="2976081A" w:rsidR="00806AA7" w:rsidRPr="0008143B" w:rsidRDefault="00154422" w:rsidP="00154422">
      <w:pPr>
        <w:pStyle w:val="NoSpacing"/>
        <w:rPr>
          <w:i/>
          <w:iCs/>
          <w:color w:val="44546A" w:themeColor="text2"/>
          <w:sz w:val="20"/>
          <w:szCs w:val="18"/>
          <w:rPrChange w:id="2380" w:author="Kristijan Vrabec (kvrabec)" w:date="2018-12-10T16:46:00Z">
            <w:rPr>
              <w:color w:val="44546A" w:themeColor="text2"/>
              <w:sz w:val="20"/>
              <w:szCs w:val="18"/>
            </w:rPr>
          </w:rPrChange>
        </w:rPr>
      </w:pPr>
      <w:bookmarkStart w:id="2381" w:name="_Toc532226895"/>
      <w:r w:rsidRPr="0008143B">
        <w:rPr>
          <w:i/>
          <w:iCs/>
          <w:color w:val="44546A" w:themeColor="text2"/>
          <w:sz w:val="20"/>
          <w:szCs w:val="18"/>
          <w:rPrChange w:id="2382" w:author="Kristijan Vrabec (kvrabec)" w:date="2018-12-10T16:46:00Z">
            <w:rPr/>
          </w:rPrChange>
        </w:rPr>
        <w:t xml:space="preserve">Kod </w:t>
      </w:r>
      <w:r w:rsidRPr="0008143B">
        <w:rPr>
          <w:i/>
          <w:iCs/>
          <w:color w:val="44546A" w:themeColor="text2"/>
          <w:sz w:val="20"/>
          <w:szCs w:val="18"/>
          <w:rPrChange w:id="2383" w:author="Kristijan Vrabec (kvrabec)" w:date="2018-12-10T16:46:00Z">
            <w:rPr/>
          </w:rPrChange>
        </w:rPr>
        <w:fldChar w:fldCharType="begin"/>
      </w:r>
      <w:r w:rsidRPr="0008143B">
        <w:rPr>
          <w:i/>
          <w:iCs/>
          <w:color w:val="44546A" w:themeColor="text2"/>
          <w:sz w:val="20"/>
          <w:szCs w:val="18"/>
          <w:rPrChange w:id="2384" w:author="Kristijan Vrabec (kvrabec)" w:date="2018-12-10T16:46:00Z">
            <w:rPr/>
          </w:rPrChange>
        </w:rPr>
        <w:instrText xml:space="preserve"> SEQ Kod \* ARABIC </w:instrText>
      </w:r>
      <w:r w:rsidRPr="0008143B">
        <w:rPr>
          <w:i/>
          <w:iCs/>
          <w:color w:val="44546A" w:themeColor="text2"/>
          <w:sz w:val="20"/>
          <w:szCs w:val="18"/>
          <w:rPrChange w:id="2385" w:author="Kristijan Vrabec (kvrabec)" w:date="2018-12-10T16:46:00Z">
            <w:rPr/>
          </w:rPrChange>
        </w:rPr>
        <w:fldChar w:fldCharType="separate"/>
      </w:r>
      <w:ins w:id="2386" w:author="Kristijan Vrabec (kvrabec)" w:date="2018-12-10T19:34:00Z">
        <w:r w:rsidR="00895B34">
          <w:rPr>
            <w:i/>
            <w:iCs/>
            <w:noProof/>
            <w:color w:val="44546A" w:themeColor="text2"/>
            <w:sz w:val="20"/>
            <w:szCs w:val="18"/>
          </w:rPr>
          <w:t>9</w:t>
        </w:r>
      </w:ins>
      <w:del w:id="2387" w:author="Kristijan Vrabec (kvrabec)" w:date="2018-12-10T17:37:00Z">
        <w:r w:rsidR="00A10FD7" w:rsidDel="00A10FD7">
          <w:rPr>
            <w:i/>
            <w:iCs/>
            <w:noProof/>
            <w:color w:val="44546A" w:themeColor="text2"/>
            <w:sz w:val="20"/>
            <w:szCs w:val="18"/>
          </w:rPr>
          <w:delText>10</w:delText>
        </w:r>
      </w:del>
      <w:r w:rsidRPr="0008143B">
        <w:rPr>
          <w:i/>
          <w:iCs/>
          <w:color w:val="44546A" w:themeColor="text2"/>
          <w:sz w:val="20"/>
          <w:szCs w:val="18"/>
          <w:rPrChange w:id="2388" w:author="Kristijan Vrabec (kvrabec)" w:date="2018-12-10T16:46:00Z">
            <w:rPr/>
          </w:rPrChange>
        </w:rPr>
        <w:fldChar w:fldCharType="end"/>
      </w:r>
      <w:r w:rsidRPr="0008143B">
        <w:rPr>
          <w:i/>
          <w:iCs/>
          <w:color w:val="44546A" w:themeColor="text2"/>
          <w:sz w:val="20"/>
          <w:szCs w:val="18"/>
          <w:rPrChange w:id="2389" w:author="Kristijan Vrabec (kvrabec)" w:date="2018-12-10T16:46:00Z">
            <w:rPr/>
          </w:rPrChange>
        </w:rPr>
        <w:t xml:space="preserve"> Normalizacija znakova</w:t>
      </w:r>
      <w:r w:rsidR="00403E25">
        <w:rPr>
          <w:i/>
          <w:iCs/>
          <w:color w:val="44546A" w:themeColor="text2"/>
          <w:sz w:val="20"/>
          <w:szCs w:val="18"/>
        </w:rPr>
        <w:t xml:space="preserve"> u model.py</w:t>
      </w:r>
      <w:bookmarkEnd w:id="2381"/>
    </w:p>
    <w:p w14:paraId="7D57FF75" w14:textId="77777777" w:rsidR="00154422" w:rsidRPr="00154422" w:rsidRDefault="00154422" w:rsidP="00154422">
      <w:pPr>
        <w:pStyle w:val="NoSpacing"/>
        <w:rPr>
          <w:color w:val="44546A" w:themeColor="text2"/>
          <w:sz w:val="20"/>
          <w:szCs w:val="18"/>
          <w:rPrChange w:id="2390" w:author="Kristijan Vrabec (kvrabec)" w:date="2018-12-10T13:40:00Z">
            <w:rPr/>
          </w:rPrChange>
        </w:rPr>
        <w:pPrChange w:id="2391" w:author="Kristijan Vrabec (kvrabec)" w:date="2018-12-10T13:40:00Z">
          <w:pPr>
            <w:spacing w:after="160" w:line="259" w:lineRule="auto"/>
            <w:ind w:firstLine="0"/>
            <w:jc w:val="left"/>
          </w:pPr>
        </w:pPrChange>
      </w:pPr>
    </w:p>
    <w:p w14:paraId="188E28CC" w14:textId="1AD86F9B" w:rsidR="00EC4EFE" w:rsidRDefault="00154422" w:rsidP="00806AA7">
      <w:r>
        <w:t xml:space="preserve">Kod je sličan kao i kod prijašnjeg koda, samo što se </w:t>
      </w:r>
      <w:r w:rsidR="0012072B">
        <w:t xml:space="preserve">u </w:t>
      </w:r>
      <w:r>
        <w:t>„</w:t>
      </w:r>
      <w:r w:rsidR="0012072B" w:rsidRPr="0012072B">
        <w:rPr>
          <w:rFonts w:ascii="Courier New" w:hAnsi="Courier New" w:cs="Courier New"/>
          <w:color w:val="000000"/>
          <w:szCs w:val="19"/>
          <w:rPrChange w:id="2392" w:author="Kristijan Vrabec (kvrabec)" w:date="2018-12-10T16:31:00Z">
            <w:rPr>
              <w:rFonts w:ascii="Courier New" w:hAnsi="Courier New" w:cs="Courier New"/>
              <w:color w:val="000000"/>
              <w:sz w:val="20"/>
              <w:szCs w:val="19"/>
            </w:rPr>
          </w:rPrChange>
        </w:rPr>
        <w:t>shape</w:t>
      </w:r>
      <w:r>
        <w:t>“</w:t>
      </w:r>
      <w:r w:rsidR="0012072B">
        <w:t xml:space="preserve"> parametar</w:t>
      </w:r>
      <w:r>
        <w:t xml:space="preserve"> postavljaju </w:t>
      </w:r>
      <w:r w:rsidR="0012072B">
        <w:t>dvije vrijednosti</w:t>
      </w:r>
      <w:r>
        <w:t>, prv</w:t>
      </w:r>
      <w:r w:rsidR="0012072B">
        <w:t>a</w:t>
      </w:r>
      <w:r>
        <w:t xml:space="preserve"> za maksimalan broj riječi u rečenici, a drug</w:t>
      </w:r>
      <w:r w:rsidR="0012072B">
        <w:t>a</w:t>
      </w:r>
      <w:r>
        <w:t xml:space="preserve"> </w:t>
      </w:r>
      <w:r w:rsidR="0012072B">
        <w:t>za</w:t>
      </w:r>
      <w:r>
        <w:t xml:space="preserve"> maksimalan broj slova u riječi. </w:t>
      </w:r>
      <w:r w:rsidR="00A24E54">
        <w:t>Normalizacija znakova se također radi na sličan način kao i kod riječi, samo što se „</w:t>
      </w:r>
      <w:r w:rsidR="00A24E54" w:rsidRPr="00A34B9D">
        <w:rPr>
          <w:rFonts w:ascii="Courier New" w:hAnsi="Courier New" w:cs="Courier New"/>
          <w:color w:val="2B91AF"/>
          <w:szCs w:val="19"/>
        </w:rPr>
        <w:t>Embedding</w:t>
      </w:r>
      <w:r w:rsidR="00A24E54">
        <w:t>“  objekt klase nalaz</w:t>
      </w:r>
      <w:r w:rsidR="0012072B">
        <w:t>i</w:t>
      </w:r>
      <w:r w:rsidR="00A24E54">
        <w:t xml:space="preserve"> u omotaču (eng. </w:t>
      </w:r>
      <w:proofErr w:type="spellStart"/>
      <w:r w:rsidR="00A24E54">
        <w:lastRenderedPageBreak/>
        <w:t>wrapper</w:t>
      </w:r>
      <w:proofErr w:type="spellEnd"/>
      <w:r w:rsidR="00A24E54">
        <w:t>) „</w:t>
      </w:r>
      <w:bookmarkStart w:id="2393" w:name="_Hlk532213750"/>
      <w:r w:rsidR="00A24E54" w:rsidRPr="00A24E54">
        <w:rPr>
          <w:rFonts w:ascii="Courier New" w:hAnsi="Courier New" w:cs="Courier New"/>
          <w:color w:val="2B91AF"/>
          <w:szCs w:val="19"/>
          <w:rPrChange w:id="2394" w:author="Kristijan Vrabec (kvrabec)" w:date="2018-12-10T13:55:00Z">
            <w:rPr>
              <w:rFonts w:ascii="Courier New" w:hAnsi="Courier New" w:cs="Courier New"/>
              <w:color w:val="2B91AF"/>
              <w:sz w:val="20"/>
              <w:szCs w:val="19"/>
            </w:rPr>
          </w:rPrChange>
        </w:rPr>
        <w:t>TimeDistributed</w:t>
      </w:r>
      <w:bookmarkEnd w:id="2393"/>
      <w:r w:rsidR="00A24E54">
        <w:t xml:space="preserve">“ klase. Ta klasa omogućuje dodavanje </w:t>
      </w:r>
      <w:r w:rsidR="004B0311">
        <w:t>dimenzija na sve elemente ulaznih podataka.</w:t>
      </w:r>
      <w:r w:rsidR="004B0311">
        <w:rPr>
          <w:rStyle w:val="FootnoteReference"/>
        </w:rPr>
        <w:footnoteReference w:id="10"/>
      </w:r>
      <w:r w:rsidR="00202A21">
        <w:t xml:space="preserve"> </w:t>
      </w:r>
      <w:r w:rsidR="00AE2F71">
        <w:t>Zatim se kreira</w:t>
      </w:r>
      <w:r w:rsidR="00BF54C9">
        <w:t xml:space="preserve"> objekt klase „</w:t>
      </w:r>
      <w:r w:rsidR="00BF54C9" w:rsidRPr="00BF54C9">
        <w:rPr>
          <w:rFonts w:ascii="Courier New" w:hAnsi="Courier New" w:cs="Courier New"/>
          <w:color w:val="2B91AF"/>
          <w:szCs w:val="19"/>
          <w:rPrChange w:id="2397" w:author="Kristijan Vrabec (kvrabec)" w:date="2018-12-10T14:30:00Z">
            <w:rPr>
              <w:rFonts w:ascii="Courier New" w:hAnsi="Courier New" w:cs="Courier New"/>
              <w:color w:val="2B91AF"/>
              <w:sz w:val="20"/>
              <w:szCs w:val="19"/>
            </w:rPr>
          </w:rPrChange>
        </w:rPr>
        <w:t>LSTM</w:t>
      </w:r>
      <w:r w:rsidR="00BF54C9">
        <w:t xml:space="preserve">“, duge kratkotrajne memorije (eng. </w:t>
      </w:r>
      <w:proofErr w:type="spellStart"/>
      <w:r w:rsidR="00BF54C9">
        <w:rPr>
          <w:rFonts w:cs="Arial"/>
          <w:color w:val="404040"/>
          <w:shd w:val="clear" w:color="auto" w:fill="FCFCFC"/>
        </w:rPr>
        <w:t>Long</w:t>
      </w:r>
      <w:proofErr w:type="spellEnd"/>
      <w:r w:rsidR="00BF54C9">
        <w:rPr>
          <w:rFonts w:cs="Arial"/>
          <w:color w:val="404040"/>
          <w:shd w:val="clear" w:color="auto" w:fill="FCFCFC"/>
        </w:rPr>
        <w:t xml:space="preserve"> Short-</w:t>
      </w:r>
      <w:proofErr w:type="spellStart"/>
      <w:r w:rsidR="00BF54C9">
        <w:rPr>
          <w:rFonts w:cs="Arial"/>
          <w:color w:val="404040"/>
          <w:shd w:val="clear" w:color="auto" w:fill="FCFCFC"/>
        </w:rPr>
        <w:t>Term</w:t>
      </w:r>
      <w:proofErr w:type="spellEnd"/>
      <w:r w:rsidR="00BF54C9">
        <w:rPr>
          <w:rFonts w:cs="Arial"/>
          <w:color w:val="404040"/>
          <w:shd w:val="clear" w:color="auto" w:fill="FCFCFC"/>
        </w:rPr>
        <w:t xml:space="preserve"> </w:t>
      </w:r>
      <w:proofErr w:type="spellStart"/>
      <w:r w:rsidR="00BF54C9">
        <w:rPr>
          <w:rFonts w:cs="Arial"/>
          <w:color w:val="404040"/>
          <w:shd w:val="clear" w:color="auto" w:fill="FCFCFC"/>
        </w:rPr>
        <w:t>Memory</w:t>
      </w:r>
      <w:proofErr w:type="spellEnd"/>
      <w:r w:rsidR="00BF54C9">
        <w:t>) koji služi za kodiranje riječi u vekto</w:t>
      </w:r>
      <w:r w:rsidR="00103757">
        <w:t>r, odnosno učenje riječi.</w:t>
      </w:r>
      <w:r w:rsidR="00BF54C9">
        <w:rPr>
          <w:rStyle w:val="FootnoteReference"/>
        </w:rPr>
        <w:footnoteReference w:id="11"/>
      </w:r>
      <w:r w:rsidR="00BF54C9">
        <w:t xml:space="preserve"> Parametar „</w:t>
      </w:r>
      <w:r w:rsidR="00BF54C9" w:rsidRPr="00BF54C9">
        <w:rPr>
          <w:rFonts w:ascii="Courier New" w:hAnsi="Courier New" w:cs="Courier New"/>
          <w:color w:val="000000"/>
          <w:szCs w:val="19"/>
          <w:rPrChange w:id="2403" w:author="Kristijan Vrabec (kvrabec)" w:date="2018-12-10T14:35:00Z">
            <w:rPr>
              <w:rFonts w:ascii="Courier New" w:hAnsi="Courier New" w:cs="Courier New"/>
              <w:color w:val="000000"/>
              <w:sz w:val="20"/>
              <w:szCs w:val="19"/>
            </w:rPr>
          </w:rPrChange>
        </w:rPr>
        <w:t>units</w:t>
      </w:r>
      <w:r w:rsidR="00BF54C9">
        <w:t>“ predstavlja broj dimenzija izlaza, „</w:t>
      </w:r>
      <w:r w:rsidR="00BF54C9" w:rsidRPr="00BF54C9">
        <w:rPr>
          <w:rFonts w:ascii="Courier New" w:hAnsi="Courier New" w:cs="Courier New"/>
          <w:color w:val="000000"/>
          <w:szCs w:val="19"/>
          <w:rPrChange w:id="2404" w:author="Kristijan Vrabec (kvrabec)" w:date="2018-12-10T14:35:00Z">
            <w:rPr>
              <w:rFonts w:ascii="Courier New" w:hAnsi="Courier New" w:cs="Courier New"/>
              <w:color w:val="000000"/>
              <w:sz w:val="20"/>
              <w:szCs w:val="19"/>
            </w:rPr>
          </w:rPrChange>
        </w:rPr>
        <w:t>return_sequences</w:t>
      </w:r>
      <w:r w:rsidR="00BF54C9">
        <w:t>“ predstavlja da li se</w:t>
      </w:r>
      <w:r w:rsidR="001539AA">
        <w:t xml:space="preserve"> uzima</w:t>
      </w:r>
      <w:r w:rsidR="00BF54C9">
        <w:t xml:space="preserve"> samo zadnja vrijednost ili cijeli set vrijednosti, te „</w:t>
      </w:r>
      <w:r w:rsidR="00BF54C9" w:rsidRPr="00BF54C9">
        <w:rPr>
          <w:rFonts w:ascii="Courier New" w:hAnsi="Courier New" w:cs="Courier New"/>
          <w:color w:val="000000"/>
          <w:szCs w:val="19"/>
          <w:rPrChange w:id="2405" w:author="Kristijan Vrabec (kvrabec)" w:date="2018-12-10T14:37:00Z">
            <w:rPr>
              <w:rFonts w:ascii="Courier New" w:hAnsi="Courier New" w:cs="Courier New"/>
              <w:color w:val="000000"/>
              <w:sz w:val="20"/>
              <w:szCs w:val="19"/>
            </w:rPr>
          </w:rPrChange>
        </w:rPr>
        <w:t>recurrent_dropout</w:t>
      </w:r>
      <w:r w:rsidR="00BF54C9">
        <w:t xml:space="preserve">„  je postotak vrijednosti koje će se izbaciti. </w:t>
      </w:r>
    </w:p>
    <w:bookmarkStart w:id="2406" w:name="_MON_1605958164"/>
    <w:bookmarkEnd w:id="2406"/>
    <w:p w14:paraId="03A923AD" w14:textId="35706757" w:rsidR="00E17452" w:rsidRDefault="00E17452" w:rsidP="00E17452">
      <w:pPr>
        <w:pStyle w:val="NoSpacing"/>
        <w:keepNext/>
        <w:pPrChange w:id="2407" w:author="Kristijan Vrabec (kvrabec)" w:date="2018-12-10T14:43:00Z">
          <w:pPr>
            <w:pStyle w:val="NoSpacing"/>
          </w:pPr>
        </w:pPrChange>
      </w:pPr>
      <w:r>
        <w:object w:dxaOrig="9072" w:dyaOrig="1812" w14:anchorId="126C51D8">
          <v:shape id="_x0000_i1841" type="#_x0000_t75" style="width:453.75pt;height:90.75pt" o:ole="">
            <v:imagedata r:id="rId49" o:title=""/>
          </v:shape>
          <o:OLEObject Type="Embed" ProgID="Word.Document.12" ShapeID="_x0000_i1841" DrawAspect="Content" ObjectID="_1605980822" r:id="rId50">
            <o:FieldCodes>\s</o:FieldCodes>
          </o:OLEObject>
        </w:object>
      </w:r>
    </w:p>
    <w:p w14:paraId="0ACA6184" w14:textId="19252D30" w:rsidR="00E17452" w:rsidRDefault="00E17452" w:rsidP="00E17452">
      <w:pPr>
        <w:pStyle w:val="NoSpacing"/>
        <w:rPr>
          <w:color w:val="44546A" w:themeColor="text2"/>
          <w:sz w:val="20"/>
          <w:szCs w:val="18"/>
        </w:rPr>
      </w:pPr>
      <w:r>
        <w:rPr>
          <w:color w:val="44546A" w:themeColor="text2"/>
          <w:sz w:val="20"/>
          <w:szCs w:val="18"/>
        </w:rPr>
        <w:br/>
      </w:r>
      <w:bookmarkStart w:id="2408" w:name="_Toc532226896"/>
      <w:r w:rsidRPr="0008143B">
        <w:rPr>
          <w:i/>
          <w:iCs/>
          <w:color w:val="44546A" w:themeColor="text2"/>
          <w:sz w:val="20"/>
          <w:szCs w:val="18"/>
          <w:rPrChange w:id="2409" w:author="Kristijan Vrabec (kvrabec)" w:date="2018-12-10T16:46:00Z">
            <w:rPr/>
          </w:rPrChange>
        </w:rPr>
        <w:t xml:space="preserve">Kod </w:t>
      </w:r>
      <w:r w:rsidRPr="0008143B">
        <w:rPr>
          <w:i/>
          <w:iCs/>
          <w:color w:val="44546A" w:themeColor="text2"/>
          <w:sz w:val="20"/>
          <w:szCs w:val="18"/>
          <w:rPrChange w:id="2410" w:author="Kristijan Vrabec (kvrabec)" w:date="2018-12-10T16:46:00Z">
            <w:rPr/>
          </w:rPrChange>
        </w:rPr>
        <w:fldChar w:fldCharType="begin"/>
      </w:r>
      <w:r w:rsidRPr="0008143B">
        <w:rPr>
          <w:i/>
          <w:iCs/>
          <w:color w:val="44546A" w:themeColor="text2"/>
          <w:sz w:val="20"/>
          <w:szCs w:val="18"/>
          <w:rPrChange w:id="2411" w:author="Kristijan Vrabec (kvrabec)" w:date="2018-12-10T16:46:00Z">
            <w:rPr/>
          </w:rPrChange>
        </w:rPr>
        <w:instrText xml:space="preserve"> SEQ Kod \* ARABIC </w:instrText>
      </w:r>
      <w:r w:rsidRPr="0008143B">
        <w:rPr>
          <w:i/>
          <w:iCs/>
          <w:color w:val="44546A" w:themeColor="text2"/>
          <w:sz w:val="20"/>
          <w:szCs w:val="18"/>
          <w:rPrChange w:id="2412" w:author="Kristijan Vrabec (kvrabec)" w:date="2018-12-10T16:46:00Z">
            <w:rPr/>
          </w:rPrChange>
        </w:rPr>
        <w:fldChar w:fldCharType="separate"/>
      </w:r>
      <w:ins w:id="2413" w:author="Kristijan Vrabec (kvrabec)" w:date="2018-12-10T19:34:00Z">
        <w:r w:rsidR="00895B34">
          <w:rPr>
            <w:i/>
            <w:iCs/>
            <w:noProof/>
            <w:color w:val="44546A" w:themeColor="text2"/>
            <w:sz w:val="20"/>
            <w:szCs w:val="18"/>
          </w:rPr>
          <w:t>10</w:t>
        </w:r>
      </w:ins>
      <w:del w:id="2414" w:author="Kristijan Vrabec (kvrabec)" w:date="2018-12-10T17:37:00Z">
        <w:r w:rsidR="00A10FD7" w:rsidDel="00A10FD7">
          <w:rPr>
            <w:i/>
            <w:iCs/>
            <w:noProof/>
            <w:color w:val="44546A" w:themeColor="text2"/>
            <w:sz w:val="20"/>
            <w:szCs w:val="18"/>
          </w:rPr>
          <w:delText>11</w:delText>
        </w:r>
      </w:del>
      <w:r w:rsidRPr="0008143B">
        <w:rPr>
          <w:i/>
          <w:iCs/>
          <w:color w:val="44546A" w:themeColor="text2"/>
          <w:sz w:val="20"/>
          <w:szCs w:val="18"/>
          <w:rPrChange w:id="2415" w:author="Kristijan Vrabec (kvrabec)" w:date="2018-12-10T16:46:00Z">
            <w:rPr/>
          </w:rPrChange>
        </w:rPr>
        <w:fldChar w:fldCharType="end"/>
      </w:r>
      <w:r w:rsidRPr="0008143B">
        <w:rPr>
          <w:i/>
          <w:iCs/>
          <w:color w:val="44546A" w:themeColor="text2"/>
          <w:sz w:val="20"/>
          <w:szCs w:val="18"/>
          <w:rPrChange w:id="2416" w:author="Kristijan Vrabec (kvrabec)" w:date="2018-12-10T16:46:00Z">
            <w:rPr/>
          </w:rPrChange>
        </w:rPr>
        <w:t xml:space="preserve"> Izlazni sloj</w:t>
      </w:r>
      <w:r w:rsidR="00403E25">
        <w:rPr>
          <w:i/>
          <w:iCs/>
          <w:color w:val="44546A" w:themeColor="text2"/>
          <w:sz w:val="20"/>
          <w:szCs w:val="18"/>
        </w:rPr>
        <w:t xml:space="preserve"> u model.py</w:t>
      </w:r>
      <w:bookmarkEnd w:id="2408"/>
      <w:r>
        <w:rPr>
          <w:color w:val="44546A" w:themeColor="text2"/>
          <w:sz w:val="20"/>
          <w:szCs w:val="18"/>
        </w:rPr>
        <w:br/>
      </w:r>
    </w:p>
    <w:p w14:paraId="2383FE06" w14:textId="16972284" w:rsidR="00C92AA3" w:rsidRDefault="00E17452" w:rsidP="00E17452">
      <w:r>
        <w:t>Sljedeći korak je spajanje tenzora normaliziranih riječi i znakova. Iz biblioteke „</w:t>
      </w:r>
      <w:proofErr w:type="spellStart"/>
      <w:r w:rsidRPr="00E17452">
        <w:rPr>
          <w:rFonts w:ascii="Courier New" w:hAnsi="Courier New" w:cs="Courier New"/>
          <w:color w:val="6F008A"/>
          <w:szCs w:val="19"/>
          <w:rPrChange w:id="2417" w:author="Kristijan Vrabec (kvrabec)" w:date="2018-12-10T14:45:00Z">
            <w:rPr>
              <w:rFonts w:ascii="Consolas" w:hAnsi="Consolas" w:cs="Consolas"/>
              <w:color w:val="6F008A"/>
              <w:sz w:val="19"/>
              <w:szCs w:val="19"/>
            </w:rPr>
          </w:rPrChange>
        </w:rPr>
        <w:t>keras</w:t>
      </w:r>
      <w:r w:rsidRPr="00E17452">
        <w:rPr>
          <w:rFonts w:ascii="Courier New" w:hAnsi="Courier New" w:cs="Courier New"/>
          <w:color w:val="000000"/>
          <w:szCs w:val="19"/>
          <w:rPrChange w:id="2418" w:author="Kristijan Vrabec (kvrabec)" w:date="2018-12-10T14:45:00Z">
            <w:rPr>
              <w:rFonts w:ascii="Consolas" w:hAnsi="Consolas" w:cs="Consolas"/>
              <w:color w:val="000000"/>
              <w:sz w:val="19"/>
              <w:szCs w:val="19"/>
            </w:rPr>
          </w:rPrChange>
        </w:rPr>
        <w:t>.</w:t>
      </w:r>
      <w:r w:rsidRPr="00E17452">
        <w:rPr>
          <w:rFonts w:ascii="Courier New" w:hAnsi="Courier New" w:cs="Courier New"/>
          <w:color w:val="6F008A"/>
          <w:szCs w:val="19"/>
          <w:rPrChange w:id="2419" w:author="Kristijan Vrabec (kvrabec)" w:date="2018-12-10T14:45:00Z">
            <w:rPr>
              <w:rFonts w:ascii="Consolas" w:hAnsi="Consolas" w:cs="Consolas"/>
              <w:color w:val="6F008A"/>
              <w:sz w:val="19"/>
              <w:szCs w:val="19"/>
            </w:rPr>
          </w:rPrChange>
        </w:rPr>
        <w:t>layers</w:t>
      </w:r>
      <w:proofErr w:type="spellEnd"/>
      <w:r>
        <w:t>“ se koristi funkcija „</w:t>
      </w:r>
      <w:r w:rsidRPr="00E17452">
        <w:rPr>
          <w:rFonts w:ascii="Courier New" w:hAnsi="Courier New" w:cs="Courier New"/>
          <w:color w:val="000000"/>
          <w:szCs w:val="19"/>
          <w:rPrChange w:id="2420" w:author="Kristijan Vrabec (kvrabec)" w:date="2018-12-10T14:46:00Z">
            <w:rPr>
              <w:rFonts w:ascii="Consolas" w:hAnsi="Consolas" w:cs="Consolas"/>
              <w:color w:val="000000"/>
              <w:sz w:val="19"/>
              <w:szCs w:val="19"/>
            </w:rPr>
          </w:rPrChange>
        </w:rPr>
        <w:t>concatenate()</w:t>
      </w:r>
      <w:r>
        <w:t>“ koja spaja listu tenzora po specificiranim osima. Spojen</w:t>
      </w:r>
      <w:r w:rsidR="00884B26">
        <w:t>i</w:t>
      </w:r>
      <w:r>
        <w:t xml:space="preserve"> tenzor</w:t>
      </w:r>
      <w:r w:rsidR="00884B26">
        <w:t>i</w:t>
      </w:r>
      <w:r>
        <w:t xml:space="preserve"> </w:t>
      </w:r>
      <w:r w:rsidR="00884B26">
        <w:t xml:space="preserve">se </w:t>
      </w:r>
      <w:r>
        <w:t xml:space="preserve">zatim </w:t>
      </w:r>
      <w:r w:rsidR="00884B26">
        <w:t>šalju kao parametar klasi „</w:t>
      </w:r>
      <w:r w:rsidR="00884B26" w:rsidRPr="00884B26">
        <w:rPr>
          <w:rFonts w:ascii="Courier New" w:hAnsi="Courier New" w:cs="Courier New"/>
          <w:color w:val="2B91AF"/>
          <w:szCs w:val="19"/>
          <w:rPrChange w:id="2421" w:author="Kristijan Vrabec (kvrabec)" w:date="2018-12-10T14:52:00Z">
            <w:rPr>
              <w:rFonts w:ascii="Consolas" w:hAnsi="Consolas" w:cs="Consolas"/>
              <w:color w:val="2B91AF"/>
              <w:sz w:val="19"/>
              <w:szCs w:val="19"/>
            </w:rPr>
          </w:rPrChange>
        </w:rPr>
        <w:t>SpatialDropout1D</w:t>
      </w:r>
      <w:r w:rsidR="00884B26">
        <w:t xml:space="preserve">“, koja će izbaciti </w:t>
      </w:r>
      <w:ins w:id="2422" w:author="Kristijan Vrabec (kvrabec)" w:date="2018-12-10T20:28:00Z">
        <w:r w:rsidR="00106629">
          <w:t xml:space="preserve">jednu </w:t>
        </w:r>
      </w:ins>
      <w:del w:id="2423" w:author="Kristijan Vrabec (kvrabec)" w:date="2018-12-10T20:28:00Z">
        <w:r w:rsidR="00884B26" w:rsidDel="00106629">
          <w:delText xml:space="preserve">kompletnu </w:delText>
        </w:r>
      </w:del>
      <w:ins w:id="2424" w:author="Kristijan Vrabec (kvrabec)" w:date="2018-12-10T20:28:00Z">
        <w:r w:rsidR="00106629">
          <w:t>cijelu</w:t>
        </w:r>
        <w:r w:rsidR="00106629">
          <w:t xml:space="preserve"> </w:t>
        </w:r>
      </w:ins>
      <w:r w:rsidR="00884B26">
        <w:t>dimenziju vrijednosti svak</w:t>
      </w:r>
      <w:r w:rsidR="001539AA">
        <w:t>e</w:t>
      </w:r>
      <w:r w:rsidR="00884B26">
        <w:t xml:space="preserve"> iteracij</w:t>
      </w:r>
      <w:r w:rsidR="001539AA">
        <w:t xml:space="preserve">e </w:t>
      </w:r>
      <w:r w:rsidR="00884B26">
        <w:t xml:space="preserve">treninga. Na taj način se sprječava navikavanje mreže na određene vrijednosti, no isto tako može doprinijeti oscilacijama u treniranju. Klasa prima jedan parametar koji određuje postotak dimenzija koje će se odbaciti. </w:t>
      </w:r>
      <w:r w:rsidR="001C2259">
        <w:t xml:space="preserve">Zatim se u drugi </w:t>
      </w:r>
      <w:r w:rsidR="00427548">
        <w:t>„</w:t>
      </w:r>
      <w:r w:rsidR="00427548" w:rsidRPr="00A34B9D">
        <w:rPr>
          <w:rFonts w:ascii="Courier New" w:hAnsi="Courier New" w:cs="Courier New"/>
          <w:color w:val="2B91AF"/>
          <w:szCs w:val="19"/>
        </w:rPr>
        <w:t>LSTM</w:t>
      </w:r>
      <w:r w:rsidR="00427548">
        <w:t xml:space="preserve">“ </w:t>
      </w:r>
      <w:r w:rsidR="001C2259">
        <w:t>objekt</w:t>
      </w:r>
      <w:r w:rsidR="00427548">
        <w:t xml:space="preserve"> predaju spojeni tenzori te se omotaju „</w:t>
      </w:r>
      <w:r w:rsidR="00427548" w:rsidRPr="00427548">
        <w:rPr>
          <w:rFonts w:ascii="Courier New" w:hAnsi="Courier New" w:cs="Courier New"/>
          <w:color w:val="2B91AF"/>
          <w:szCs w:val="19"/>
          <w:rPrChange w:id="2425" w:author="Kristijan Vrabec (kvrabec)" w:date="2018-12-10T15:33:00Z">
            <w:rPr>
              <w:rFonts w:ascii="Consolas" w:hAnsi="Consolas" w:cs="Consolas"/>
              <w:color w:val="2B91AF"/>
              <w:sz w:val="19"/>
              <w:szCs w:val="19"/>
            </w:rPr>
          </w:rPrChange>
        </w:rPr>
        <w:t>Bidirectional</w:t>
      </w:r>
      <w:r w:rsidR="00427548">
        <w:t xml:space="preserve">“ klasom. Zbog ulaznog parametra </w:t>
      </w:r>
      <w:r w:rsidR="0024170D">
        <w:t>„</w:t>
      </w:r>
      <w:r w:rsidR="0024170D" w:rsidRPr="0024170D">
        <w:rPr>
          <w:rFonts w:ascii="Courier New" w:hAnsi="Courier New" w:cs="Courier New"/>
          <w:color w:val="000000"/>
          <w:szCs w:val="19"/>
          <w:rPrChange w:id="2426" w:author="Kristijan Vrabec (kvrabec)" w:date="2018-12-10T15:40:00Z">
            <w:rPr>
              <w:rFonts w:ascii="Courier New" w:hAnsi="Courier New" w:cs="Courier New"/>
              <w:color w:val="000000"/>
              <w:sz w:val="20"/>
              <w:szCs w:val="19"/>
            </w:rPr>
          </w:rPrChange>
        </w:rPr>
        <w:t>return_sequences</w:t>
      </w:r>
      <w:r w:rsidR="0024170D">
        <w:t>“, vraćat će samo zadnje vrijednosti, koja se proslijedi u izlazni tenzor. Izlazni tenzor je tipa „</w:t>
      </w:r>
      <w:r w:rsidR="0024170D" w:rsidRPr="0024170D">
        <w:rPr>
          <w:rFonts w:ascii="Courier New" w:hAnsi="Courier New" w:cs="Courier New"/>
          <w:color w:val="2B91AF"/>
          <w:szCs w:val="19"/>
          <w:rPrChange w:id="2427" w:author="Kristijan Vrabec (kvrabec)" w:date="2018-12-10T15:44:00Z">
            <w:rPr>
              <w:rFonts w:ascii="Courier New" w:hAnsi="Courier New" w:cs="Courier New"/>
              <w:color w:val="2B91AF"/>
              <w:sz w:val="20"/>
              <w:szCs w:val="19"/>
            </w:rPr>
          </w:rPrChange>
        </w:rPr>
        <w:t>Dense</w:t>
      </w:r>
      <w:r w:rsidR="0024170D">
        <w:t>“ i prima broj mogućih izlaza, što je u gornjem slučaju broj NER oznaka, te preko parametra „</w:t>
      </w:r>
      <w:r w:rsidR="0024170D" w:rsidRPr="0024170D">
        <w:rPr>
          <w:rFonts w:ascii="Courier New" w:hAnsi="Courier New" w:cs="Courier New"/>
          <w:color w:val="000000"/>
          <w:szCs w:val="19"/>
          <w:rPrChange w:id="2428" w:author="Kristijan Vrabec (kvrabec)" w:date="2018-12-10T15:46:00Z">
            <w:rPr>
              <w:rFonts w:ascii="Courier New" w:hAnsi="Courier New" w:cs="Courier New"/>
              <w:color w:val="000000"/>
              <w:sz w:val="20"/>
              <w:szCs w:val="19"/>
            </w:rPr>
          </w:rPrChange>
        </w:rPr>
        <w:t>activation</w:t>
      </w:r>
      <w:r w:rsidR="0024170D">
        <w:t>“ prima aktivacijsku funkciju, koja normalizira izlaze</w:t>
      </w:r>
      <w:r w:rsidR="00ED1C20">
        <w:t xml:space="preserve">, </w:t>
      </w:r>
      <w:r w:rsidR="00C92AA3">
        <w:t>tako da se dobije indeks NER oznake</w:t>
      </w:r>
      <w:r w:rsidR="0024170D">
        <w:t xml:space="preserve">. </w:t>
      </w:r>
    </w:p>
    <w:bookmarkStart w:id="2429" w:name="_MON_1605962643"/>
    <w:bookmarkEnd w:id="2429"/>
    <w:p w14:paraId="3F26196C" w14:textId="77777777" w:rsidR="00C92AA3" w:rsidRDefault="00C92AA3" w:rsidP="00C92AA3">
      <w:pPr>
        <w:pStyle w:val="NoSpacing"/>
        <w:keepNext/>
        <w:pPrChange w:id="2430" w:author="Kristijan Vrabec (kvrabec)" w:date="2018-12-10T15:58:00Z">
          <w:pPr>
            <w:pStyle w:val="NoSpacing"/>
          </w:pPr>
        </w:pPrChange>
      </w:pPr>
      <w:r>
        <w:object w:dxaOrig="9072" w:dyaOrig="453" w14:anchorId="64FD6BB6">
          <v:shape id="_x0000_i1842" type="#_x0000_t75" style="width:453.75pt;height:22.5pt" o:ole="">
            <v:imagedata r:id="rId51" o:title=""/>
          </v:shape>
          <o:OLEObject Type="Embed" ProgID="Word.Document.12" ShapeID="_x0000_i1842" DrawAspect="Content" ObjectID="_1605980823" r:id="rId52">
            <o:FieldCodes>\s</o:FieldCodes>
          </o:OLEObject>
        </w:object>
      </w:r>
    </w:p>
    <w:p w14:paraId="5604F5DA" w14:textId="2963CFD8" w:rsidR="00C92AA3" w:rsidRPr="00C92AA3" w:rsidRDefault="00C92AA3" w:rsidP="00F77007">
      <w:pPr>
        <w:pStyle w:val="NoSpacing"/>
        <w:rPr>
          <w:color w:val="44546A" w:themeColor="text2"/>
          <w:sz w:val="20"/>
          <w:szCs w:val="18"/>
          <w:rPrChange w:id="2431" w:author="Kristijan Vrabec (kvrabec)" w:date="2018-12-10T15:59:00Z">
            <w:rPr/>
          </w:rPrChange>
        </w:rPr>
      </w:pPr>
      <w:r>
        <w:rPr>
          <w:color w:val="44546A" w:themeColor="text2"/>
          <w:sz w:val="20"/>
          <w:szCs w:val="18"/>
        </w:rPr>
        <w:br/>
      </w:r>
      <w:bookmarkStart w:id="2432" w:name="_Toc532226897"/>
      <w:r w:rsidRPr="0008143B">
        <w:rPr>
          <w:i/>
          <w:iCs/>
          <w:color w:val="44546A" w:themeColor="text2"/>
          <w:sz w:val="20"/>
          <w:szCs w:val="18"/>
          <w:rPrChange w:id="2433" w:author="Kristijan Vrabec (kvrabec)" w:date="2018-12-10T16:46:00Z">
            <w:rPr/>
          </w:rPrChange>
        </w:rPr>
        <w:t xml:space="preserve">Kod </w:t>
      </w:r>
      <w:r w:rsidRPr="0008143B">
        <w:rPr>
          <w:i/>
          <w:iCs/>
          <w:color w:val="44546A" w:themeColor="text2"/>
          <w:sz w:val="20"/>
          <w:szCs w:val="18"/>
          <w:rPrChange w:id="2434" w:author="Kristijan Vrabec (kvrabec)" w:date="2018-12-10T16:46:00Z">
            <w:rPr/>
          </w:rPrChange>
        </w:rPr>
        <w:fldChar w:fldCharType="begin"/>
      </w:r>
      <w:r w:rsidRPr="0008143B">
        <w:rPr>
          <w:i/>
          <w:iCs/>
          <w:color w:val="44546A" w:themeColor="text2"/>
          <w:sz w:val="20"/>
          <w:szCs w:val="18"/>
          <w:rPrChange w:id="2435" w:author="Kristijan Vrabec (kvrabec)" w:date="2018-12-10T16:46:00Z">
            <w:rPr/>
          </w:rPrChange>
        </w:rPr>
        <w:instrText xml:space="preserve"> SEQ Kod \* ARABIC </w:instrText>
      </w:r>
      <w:r w:rsidRPr="0008143B">
        <w:rPr>
          <w:i/>
          <w:iCs/>
          <w:color w:val="44546A" w:themeColor="text2"/>
          <w:sz w:val="20"/>
          <w:szCs w:val="18"/>
          <w:rPrChange w:id="2436" w:author="Kristijan Vrabec (kvrabec)" w:date="2018-12-10T16:46:00Z">
            <w:rPr/>
          </w:rPrChange>
        </w:rPr>
        <w:fldChar w:fldCharType="separate"/>
      </w:r>
      <w:ins w:id="2437" w:author="Kristijan Vrabec (kvrabec)" w:date="2018-12-10T19:34:00Z">
        <w:r w:rsidR="00895B34">
          <w:rPr>
            <w:i/>
            <w:iCs/>
            <w:noProof/>
            <w:color w:val="44546A" w:themeColor="text2"/>
            <w:sz w:val="20"/>
            <w:szCs w:val="18"/>
          </w:rPr>
          <w:t>11</w:t>
        </w:r>
      </w:ins>
      <w:del w:id="2438" w:author="Kristijan Vrabec (kvrabec)" w:date="2018-12-10T17:37:00Z">
        <w:r w:rsidR="00A10FD7" w:rsidDel="00A10FD7">
          <w:rPr>
            <w:i/>
            <w:iCs/>
            <w:noProof/>
            <w:color w:val="44546A" w:themeColor="text2"/>
            <w:sz w:val="20"/>
            <w:szCs w:val="18"/>
          </w:rPr>
          <w:delText>12</w:delText>
        </w:r>
      </w:del>
      <w:r w:rsidRPr="0008143B">
        <w:rPr>
          <w:i/>
          <w:iCs/>
          <w:color w:val="44546A" w:themeColor="text2"/>
          <w:sz w:val="20"/>
          <w:szCs w:val="18"/>
          <w:rPrChange w:id="2439" w:author="Kristijan Vrabec (kvrabec)" w:date="2018-12-10T16:46:00Z">
            <w:rPr/>
          </w:rPrChange>
        </w:rPr>
        <w:fldChar w:fldCharType="end"/>
      </w:r>
      <w:r w:rsidRPr="0008143B">
        <w:rPr>
          <w:i/>
          <w:iCs/>
          <w:color w:val="44546A" w:themeColor="text2"/>
          <w:sz w:val="20"/>
          <w:szCs w:val="18"/>
          <w:rPrChange w:id="2440" w:author="Kristijan Vrabec (kvrabec)" w:date="2018-12-10T16:46:00Z">
            <w:rPr/>
          </w:rPrChange>
        </w:rPr>
        <w:t xml:space="preserve"> Kreiranje modela i postavljane parametara</w:t>
      </w:r>
      <w:r w:rsidR="00403E25">
        <w:rPr>
          <w:i/>
          <w:iCs/>
          <w:color w:val="44546A" w:themeColor="text2"/>
          <w:sz w:val="20"/>
          <w:szCs w:val="18"/>
        </w:rPr>
        <w:t xml:space="preserve"> u model.py</w:t>
      </w:r>
      <w:bookmarkEnd w:id="2432"/>
      <w:r>
        <w:rPr>
          <w:color w:val="44546A" w:themeColor="text2"/>
          <w:sz w:val="20"/>
          <w:szCs w:val="18"/>
        </w:rPr>
        <w:br/>
      </w:r>
    </w:p>
    <w:p w14:paraId="7DC8E7DD" w14:textId="3EF5E0AC" w:rsidR="0008143B" w:rsidRDefault="00661BF8" w:rsidP="00C92AA3">
      <w:r>
        <w:t xml:space="preserve">Zatim </w:t>
      </w:r>
      <w:r w:rsidR="00EB7496">
        <w:t>se</w:t>
      </w:r>
      <w:r>
        <w:t xml:space="preserve"> kreira</w:t>
      </w:r>
      <w:r w:rsidR="00EB7496">
        <w:t xml:space="preserve"> instanca klase „</w:t>
      </w:r>
      <w:r w:rsidR="00EB7496" w:rsidRPr="00EB7496">
        <w:rPr>
          <w:rFonts w:ascii="Courier New" w:hAnsi="Courier New" w:cs="Courier New"/>
          <w:color w:val="2B91AF"/>
          <w:szCs w:val="19"/>
          <w:rPrChange w:id="2441" w:author="Kristijan Vrabec (kvrabec)" w:date="2018-12-10T16:12:00Z">
            <w:rPr>
              <w:rFonts w:ascii="Consolas" w:hAnsi="Consolas" w:cs="Consolas"/>
              <w:color w:val="2B91AF"/>
              <w:sz w:val="19"/>
              <w:szCs w:val="19"/>
            </w:rPr>
          </w:rPrChange>
        </w:rPr>
        <w:t>Model</w:t>
      </w:r>
      <w:r w:rsidR="00EB7496">
        <w:t>“ iz biblioteke „</w:t>
      </w:r>
      <w:proofErr w:type="spellStart"/>
      <w:r w:rsidR="00EB7496" w:rsidRPr="00EB7496">
        <w:rPr>
          <w:rFonts w:ascii="Courier New" w:hAnsi="Courier New" w:cs="Courier New"/>
          <w:color w:val="6F008A"/>
          <w:szCs w:val="19"/>
          <w:rPrChange w:id="2442" w:author="Kristijan Vrabec (kvrabec)" w:date="2018-12-10T16:13:00Z">
            <w:rPr>
              <w:rFonts w:ascii="Consolas" w:hAnsi="Consolas" w:cs="Consolas"/>
              <w:color w:val="6F008A"/>
              <w:sz w:val="19"/>
              <w:szCs w:val="19"/>
            </w:rPr>
          </w:rPrChange>
        </w:rPr>
        <w:t>keras</w:t>
      </w:r>
      <w:r w:rsidR="00EB7496" w:rsidRPr="00EB7496">
        <w:rPr>
          <w:rFonts w:ascii="Courier New" w:hAnsi="Courier New" w:cs="Courier New"/>
          <w:color w:val="000000"/>
          <w:szCs w:val="19"/>
          <w:rPrChange w:id="2443" w:author="Kristijan Vrabec (kvrabec)" w:date="2018-12-10T16:13:00Z">
            <w:rPr>
              <w:rFonts w:ascii="Consolas" w:hAnsi="Consolas" w:cs="Consolas"/>
              <w:color w:val="000000"/>
              <w:sz w:val="19"/>
              <w:szCs w:val="19"/>
            </w:rPr>
          </w:rPrChange>
        </w:rPr>
        <w:t>.</w:t>
      </w:r>
      <w:r w:rsidR="00EB7496" w:rsidRPr="00EB7496">
        <w:rPr>
          <w:rFonts w:ascii="Courier New" w:hAnsi="Courier New" w:cs="Courier New"/>
          <w:color w:val="6F008A"/>
          <w:szCs w:val="19"/>
          <w:rPrChange w:id="2444" w:author="Kristijan Vrabec (kvrabec)" w:date="2018-12-10T16:13:00Z">
            <w:rPr>
              <w:rFonts w:ascii="Consolas" w:hAnsi="Consolas" w:cs="Consolas"/>
              <w:color w:val="6F008A"/>
              <w:sz w:val="19"/>
              <w:szCs w:val="19"/>
            </w:rPr>
          </w:rPrChange>
        </w:rPr>
        <w:t>models</w:t>
      </w:r>
      <w:proofErr w:type="spellEnd"/>
      <w:r w:rsidR="00EB7496">
        <w:t xml:space="preserve">“. </w:t>
      </w:r>
      <w:r w:rsidR="00A54D11">
        <w:t xml:space="preserve">Prvi parametar je lista ulaznih tenzora, </w:t>
      </w:r>
      <w:r w:rsidR="00F360BA">
        <w:t>što</w:t>
      </w:r>
      <w:r w:rsidR="00A54D11">
        <w:t xml:space="preserve"> su u ovom slučaju ten</w:t>
      </w:r>
      <w:r w:rsidR="00F360BA">
        <w:t>z</w:t>
      </w:r>
      <w:r w:rsidR="00A54D11">
        <w:t>or riječi i ten</w:t>
      </w:r>
      <w:r w:rsidR="00F360BA">
        <w:t>z</w:t>
      </w:r>
      <w:r w:rsidR="00A54D11">
        <w:t>or znakova</w:t>
      </w:r>
      <w:r w:rsidR="00F360BA">
        <w:t xml:space="preserve">, te izlazni tenzor, što je u ovom slučaju tenzor NER oznaka. Modelu se zatim preko </w:t>
      </w:r>
      <w:r w:rsidR="00F360BA">
        <w:lastRenderedPageBreak/>
        <w:t>metode „</w:t>
      </w:r>
      <w:proofErr w:type="spellStart"/>
      <w:r w:rsidR="00F360BA" w:rsidRPr="00F360BA">
        <w:rPr>
          <w:rFonts w:ascii="Courier New" w:hAnsi="Courier New" w:cs="Courier New"/>
          <w:color w:val="000000"/>
          <w:szCs w:val="19"/>
          <w:rPrChange w:id="2445" w:author="Kristijan Vrabec (kvrabec)" w:date="2018-12-10T16:22:00Z">
            <w:rPr>
              <w:rFonts w:ascii="Courier New" w:hAnsi="Courier New" w:cs="Courier New"/>
              <w:color w:val="000000"/>
              <w:sz w:val="20"/>
              <w:szCs w:val="19"/>
            </w:rPr>
          </w:rPrChange>
        </w:rPr>
        <w:t>compile</w:t>
      </w:r>
      <w:proofErr w:type="spellEnd"/>
      <w:r w:rsidR="00F360BA" w:rsidRPr="00F360BA">
        <w:rPr>
          <w:rFonts w:ascii="Courier New" w:hAnsi="Courier New" w:cs="Courier New"/>
          <w:color w:val="000000"/>
          <w:szCs w:val="19"/>
          <w:rPrChange w:id="2446" w:author="Kristijan Vrabec (kvrabec)" w:date="2018-12-10T16:22:00Z">
            <w:rPr>
              <w:rFonts w:ascii="Courier New" w:hAnsi="Courier New" w:cs="Courier New"/>
              <w:color w:val="000000"/>
              <w:sz w:val="20"/>
              <w:szCs w:val="19"/>
            </w:rPr>
          </w:rPrChange>
        </w:rPr>
        <w:t>()</w:t>
      </w:r>
      <w:r w:rsidR="00F360BA">
        <w:t>“ postavljaju parametri „</w:t>
      </w:r>
      <w:r w:rsidR="00F360BA" w:rsidRPr="00024A69">
        <w:rPr>
          <w:rFonts w:ascii="Courier New" w:hAnsi="Courier New" w:cs="Courier New"/>
          <w:color w:val="000000"/>
          <w:sz w:val="20"/>
          <w:szCs w:val="19"/>
        </w:rPr>
        <w:t>optimizer</w:t>
      </w:r>
      <w:r w:rsidR="00F360BA">
        <w:t xml:space="preserve">“, </w:t>
      </w:r>
      <w:r w:rsidR="004B2DF2">
        <w:t>„</w:t>
      </w:r>
      <w:r w:rsidR="004B2DF2" w:rsidRPr="00024A69">
        <w:rPr>
          <w:rFonts w:ascii="Courier New" w:hAnsi="Courier New" w:cs="Courier New"/>
          <w:color w:val="000000"/>
          <w:sz w:val="20"/>
          <w:szCs w:val="19"/>
        </w:rPr>
        <w:t>loss</w:t>
      </w:r>
      <w:r w:rsidR="004B2DF2">
        <w:t>“ te „</w:t>
      </w:r>
      <w:r w:rsidR="004B2DF2" w:rsidRPr="00024A69">
        <w:rPr>
          <w:rFonts w:ascii="Courier New" w:hAnsi="Courier New" w:cs="Courier New"/>
          <w:color w:val="000000"/>
          <w:sz w:val="20"/>
          <w:szCs w:val="19"/>
        </w:rPr>
        <w:t>metrics</w:t>
      </w:r>
      <w:r w:rsidR="004B2DF2">
        <w:t>“. „</w:t>
      </w:r>
      <w:r w:rsidR="004B2DF2" w:rsidRPr="00024A69">
        <w:rPr>
          <w:rFonts w:ascii="Courier New" w:hAnsi="Courier New" w:cs="Courier New"/>
          <w:color w:val="000000"/>
          <w:sz w:val="20"/>
          <w:szCs w:val="19"/>
        </w:rPr>
        <w:t>optimizer</w:t>
      </w:r>
      <w:r w:rsidR="004B2DF2">
        <w:t>“ predstavlja optimizacijski algoritam, koji je u ovom slučaju „</w:t>
      </w:r>
      <w:r w:rsidR="004B2DF2" w:rsidRPr="004B2DF2">
        <w:rPr>
          <w:rFonts w:ascii="Courier New" w:hAnsi="Courier New" w:cs="Courier New"/>
          <w:color w:val="2B91AF"/>
          <w:szCs w:val="19"/>
          <w:rPrChange w:id="2447" w:author="Kristijan Vrabec (kvrabec)" w:date="2018-12-10T16:30:00Z">
            <w:rPr>
              <w:rFonts w:ascii="Consolas" w:hAnsi="Consolas" w:cs="Consolas"/>
              <w:color w:val="2B91AF"/>
              <w:sz w:val="19"/>
              <w:szCs w:val="19"/>
            </w:rPr>
          </w:rPrChange>
        </w:rPr>
        <w:t>Adam</w:t>
      </w:r>
      <w:r w:rsidR="004B2DF2">
        <w:t xml:space="preserve">“, koji radi vrlo dobro sa zadanim postavkama i ne treba previše konfiguriranja. </w:t>
      </w:r>
      <w:r w:rsidR="001539AA">
        <w:t>„</w:t>
      </w:r>
      <w:r w:rsidR="001539AA" w:rsidRPr="00024A69">
        <w:rPr>
          <w:rFonts w:ascii="Courier New" w:hAnsi="Courier New" w:cs="Courier New"/>
          <w:color w:val="000000"/>
          <w:sz w:val="20"/>
          <w:szCs w:val="19"/>
        </w:rPr>
        <w:t>loss</w:t>
      </w:r>
      <w:r w:rsidR="001539AA">
        <w:t>“ je funkcija</w:t>
      </w:r>
      <w:r w:rsidR="000D308F">
        <w:t xml:space="preserve"> koja predstavlja uspješnost modela, te se koristi funkcija „</w:t>
      </w:r>
      <w:proofErr w:type="spellStart"/>
      <w:r w:rsidR="000D308F" w:rsidRPr="000D308F">
        <w:rPr>
          <w:rFonts w:ascii="Courier New" w:hAnsi="Courier New" w:cs="Courier New"/>
          <w:color w:val="000000"/>
          <w:szCs w:val="24"/>
          <w:rPrChange w:id="2448" w:author="Kristijan Vrabec (kvrabec)" w:date="2018-12-10T16:37:00Z">
            <w:rPr>
              <w:rFonts w:ascii="Consolas" w:hAnsi="Consolas" w:cs="Consolas"/>
              <w:color w:val="000000"/>
              <w:sz w:val="19"/>
              <w:szCs w:val="19"/>
            </w:rPr>
          </w:rPrChange>
        </w:rPr>
        <w:t>sparse_categorical_crossentropy</w:t>
      </w:r>
      <w:proofErr w:type="spellEnd"/>
      <w:r w:rsidR="000D308F">
        <w:t>“</w:t>
      </w:r>
      <w:r w:rsidR="00EA790B">
        <w:t>. Koristi se ova vrsta loss funkcije jer je NER označavanje zapravo klasifikacija, odnosno kategorizacija</w:t>
      </w:r>
      <w:r w:rsidR="0008143B">
        <w:t>. „</w:t>
      </w:r>
      <w:proofErr w:type="spellStart"/>
      <w:r w:rsidR="0008143B" w:rsidRPr="0008143B">
        <w:rPr>
          <w:rFonts w:ascii="Courier New" w:hAnsi="Courier New" w:cs="Courier New"/>
          <w:rPrChange w:id="2449" w:author="Kristijan Vrabec (kvrabec)" w:date="2018-12-10T16:42:00Z">
            <w:rPr/>
          </w:rPrChange>
        </w:rPr>
        <w:t>sparse</w:t>
      </w:r>
      <w:proofErr w:type="spellEnd"/>
      <w:r w:rsidR="0008143B">
        <w:t xml:space="preserve">“ prefiks označava da će izlazna vrijednost biti cjelobrojna (eng. </w:t>
      </w:r>
      <w:proofErr w:type="spellStart"/>
      <w:r w:rsidR="0008143B">
        <w:t>integer</w:t>
      </w:r>
      <w:proofErr w:type="spellEnd"/>
      <w:r w:rsidR="0008143B">
        <w:t>), a ne kao kod klasične  „</w:t>
      </w:r>
      <w:proofErr w:type="spellStart"/>
      <w:r w:rsidR="0008143B" w:rsidRPr="00A34B9D">
        <w:rPr>
          <w:rFonts w:ascii="Courier New" w:hAnsi="Courier New" w:cs="Courier New"/>
          <w:color w:val="000000"/>
          <w:szCs w:val="24"/>
        </w:rPr>
        <w:t>categorical_crossentropy</w:t>
      </w:r>
      <w:proofErr w:type="spellEnd"/>
      <w:r w:rsidR="0008143B">
        <w:t xml:space="preserve">“ loss funkcije koja vraća binarnu vrijednost. </w:t>
      </w:r>
    </w:p>
    <w:p w14:paraId="79B8F754" w14:textId="5E71466C" w:rsidR="00C5405B" w:rsidRDefault="00C5405B" w:rsidP="00C5405B">
      <w:pPr>
        <w:pStyle w:val="Heading2"/>
        <w:pPrChange w:id="2450" w:author="Kristijan Vrabec (kvrabec)" w:date="2018-12-10T17:19:00Z">
          <w:pPr/>
        </w:pPrChange>
      </w:pPr>
      <w:r>
        <w:t>Treniranje modela</w:t>
      </w:r>
    </w:p>
    <w:bookmarkStart w:id="2451" w:name="_MON_1605965803"/>
    <w:bookmarkEnd w:id="2451"/>
    <w:p w14:paraId="1179812C" w14:textId="77777777" w:rsidR="0008143B" w:rsidRDefault="0008143B" w:rsidP="0008143B">
      <w:pPr>
        <w:pStyle w:val="NoSpacing"/>
      </w:pPr>
      <w:r>
        <w:object w:dxaOrig="9072" w:dyaOrig="1329" w14:anchorId="1DB9EAE1">
          <v:shape id="_x0000_i1843" type="#_x0000_t75" style="width:453.75pt;height:66.75pt" o:ole="">
            <v:imagedata r:id="rId53" o:title=""/>
          </v:shape>
          <o:OLEObject Type="Embed" ProgID="Word.Document.12" ShapeID="_x0000_i1843" DrawAspect="Content" ObjectID="_1605980824" r:id="rId54">
            <o:FieldCodes>\s</o:FieldCodes>
          </o:OLEObject>
        </w:object>
      </w:r>
    </w:p>
    <w:p w14:paraId="5CEF2239" w14:textId="3C574D82" w:rsidR="0008143B" w:rsidRDefault="0008143B" w:rsidP="0008143B">
      <w:pPr>
        <w:pStyle w:val="NoSpacing"/>
        <w:rPr>
          <w:color w:val="44546A" w:themeColor="text2"/>
          <w:sz w:val="20"/>
          <w:szCs w:val="18"/>
        </w:rPr>
      </w:pPr>
      <w:bookmarkStart w:id="2452" w:name="_Toc532226898"/>
      <w:r w:rsidRPr="0008143B">
        <w:rPr>
          <w:i/>
          <w:iCs/>
          <w:color w:val="44546A" w:themeColor="text2"/>
          <w:sz w:val="20"/>
          <w:szCs w:val="18"/>
          <w:rPrChange w:id="2453" w:author="Kristijan Vrabec (kvrabec)" w:date="2018-12-10T16:46:00Z">
            <w:rPr/>
          </w:rPrChange>
        </w:rPr>
        <w:t xml:space="preserve">Kod </w:t>
      </w:r>
      <w:r w:rsidRPr="0008143B">
        <w:rPr>
          <w:i/>
          <w:iCs/>
          <w:color w:val="44546A" w:themeColor="text2"/>
          <w:sz w:val="20"/>
          <w:szCs w:val="18"/>
          <w:rPrChange w:id="2454" w:author="Kristijan Vrabec (kvrabec)" w:date="2018-12-10T16:46:00Z">
            <w:rPr/>
          </w:rPrChange>
        </w:rPr>
        <w:fldChar w:fldCharType="begin"/>
      </w:r>
      <w:r w:rsidRPr="0008143B">
        <w:rPr>
          <w:i/>
          <w:iCs/>
          <w:color w:val="44546A" w:themeColor="text2"/>
          <w:sz w:val="20"/>
          <w:szCs w:val="18"/>
          <w:rPrChange w:id="2455" w:author="Kristijan Vrabec (kvrabec)" w:date="2018-12-10T16:46:00Z">
            <w:rPr/>
          </w:rPrChange>
        </w:rPr>
        <w:instrText xml:space="preserve"> SEQ Kod \* ARABIC </w:instrText>
      </w:r>
      <w:r w:rsidRPr="0008143B">
        <w:rPr>
          <w:i/>
          <w:iCs/>
          <w:color w:val="44546A" w:themeColor="text2"/>
          <w:sz w:val="20"/>
          <w:szCs w:val="18"/>
          <w:rPrChange w:id="2456" w:author="Kristijan Vrabec (kvrabec)" w:date="2018-12-10T16:46:00Z">
            <w:rPr/>
          </w:rPrChange>
        </w:rPr>
        <w:fldChar w:fldCharType="separate"/>
      </w:r>
      <w:ins w:id="2457" w:author="Kristijan Vrabec (kvrabec)" w:date="2018-12-10T19:34:00Z">
        <w:r w:rsidR="00895B34">
          <w:rPr>
            <w:i/>
            <w:iCs/>
            <w:noProof/>
            <w:color w:val="44546A" w:themeColor="text2"/>
            <w:sz w:val="20"/>
            <w:szCs w:val="18"/>
          </w:rPr>
          <w:t>12</w:t>
        </w:r>
      </w:ins>
      <w:del w:id="2458" w:author="Kristijan Vrabec (kvrabec)" w:date="2018-12-10T17:37:00Z">
        <w:r w:rsidR="00A10FD7" w:rsidDel="00A10FD7">
          <w:rPr>
            <w:i/>
            <w:iCs/>
            <w:noProof/>
            <w:color w:val="44546A" w:themeColor="text2"/>
            <w:sz w:val="20"/>
            <w:szCs w:val="18"/>
          </w:rPr>
          <w:delText>13</w:delText>
        </w:r>
      </w:del>
      <w:r w:rsidRPr="0008143B">
        <w:rPr>
          <w:i/>
          <w:iCs/>
          <w:color w:val="44546A" w:themeColor="text2"/>
          <w:sz w:val="20"/>
          <w:szCs w:val="18"/>
          <w:rPrChange w:id="2459" w:author="Kristijan Vrabec (kvrabec)" w:date="2018-12-10T16:46:00Z">
            <w:rPr/>
          </w:rPrChange>
        </w:rPr>
        <w:fldChar w:fldCharType="end"/>
      </w:r>
      <w:r w:rsidRPr="0008143B">
        <w:rPr>
          <w:i/>
          <w:iCs/>
          <w:color w:val="44546A" w:themeColor="text2"/>
          <w:sz w:val="20"/>
          <w:szCs w:val="18"/>
          <w:rPrChange w:id="2460" w:author="Kristijan Vrabec (kvrabec)" w:date="2018-12-10T16:46:00Z">
            <w:rPr/>
          </w:rPrChange>
        </w:rPr>
        <w:t xml:space="preserve"> Treniranje modela</w:t>
      </w:r>
      <w:r w:rsidR="00403E25">
        <w:rPr>
          <w:i/>
          <w:iCs/>
          <w:color w:val="44546A" w:themeColor="text2"/>
          <w:sz w:val="20"/>
          <w:szCs w:val="18"/>
        </w:rPr>
        <w:t xml:space="preserve"> u model.py</w:t>
      </w:r>
      <w:bookmarkEnd w:id="2452"/>
    </w:p>
    <w:p w14:paraId="0192076A" w14:textId="77777777" w:rsidR="0008143B" w:rsidRDefault="0008143B" w:rsidP="0008143B">
      <w:pPr>
        <w:pStyle w:val="NoSpacing"/>
      </w:pPr>
    </w:p>
    <w:p w14:paraId="287848BC" w14:textId="678FDCFE" w:rsidR="00C5405B" w:rsidRDefault="003141A7" w:rsidP="0008143B">
      <w:r>
        <w:t>Nakon kreiranja, model se može trenirati. Treniranje modela se pokreće pozivom funkcije „</w:t>
      </w:r>
      <w:r w:rsidRPr="003141A7">
        <w:rPr>
          <w:rFonts w:ascii="Courier New" w:hAnsi="Courier New" w:cs="Courier New"/>
          <w:color w:val="000000"/>
          <w:szCs w:val="19"/>
          <w:rPrChange w:id="2461" w:author="Kristijan Vrabec (kvrabec)" w:date="2018-12-10T16:52:00Z">
            <w:rPr>
              <w:rFonts w:ascii="Consolas" w:hAnsi="Consolas" w:cs="Consolas"/>
              <w:color w:val="000000"/>
              <w:sz w:val="19"/>
              <w:szCs w:val="19"/>
            </w:rPr>
          </w:rPrChange>
        </w:rPr>
        <w:t>fit()</w:t>
      </w:r>
      <w:r>
        <w:t>“ nad modelom. Funkcija prima parametre „</w:t>
      </w:r>
      <w:r w:rsidRPr="00F81C50">
        <w:rPr>
          <w:rFonts w:ascii="Courier New" w:hAnsi="Courier New" w:cs="Courier New"/>
          <w:rPrChange w:id="2462" w:author="Kristijan Vrabec (kvrabec)" w:date="2018-12-10T17:02:00Z">
            <w:rPr/>
          </w:rPrChange>
        </w:rPr>
        <w:t>x</w:t>
      </w:r>
      <w:r>
        <w:t>“, ulaz, „</w:t>
      </w:r>
      <w:r w:rsidRPr="00F81C50">
        <w:rPr>
          <w:rFonts w:ascii="Courier New" w:hAnsi="Courier New" w:cs="Courier New"/>
          <w:rPrChange w:id="2463" w:author="Kristijan Vrabec (kvrabec)" w:date="2018-12-10T17:02:00Z">
            <w:rPr/>
          </w:rPrChange>
        </w:rPr>
        <w:t>y</w:t>
      </w:r>
      <w:r>
        <w:t>“, izlaz,  „</w:t>
      </w:r>
      <w:r w:rsidRPr="003141A7">
        <w:rPr>
          <w:rFonts w:ascii="Courier New" w:hAnsi="Courier New" w:cs="Courier New"/>
          <w:color w:val="000000"/>
          <w:szCs w:val="18"/>
          <w:shd w:val="clear" w:color="auto" w:fill="FFFFFF"/>
          <w:rPrChange w:id="2464" w:author="Kristijan Vrabec (kvrabec)" w:date="2018-12-10T16:57:00Z">
            <w:rPr>
              <w:rFonts w:ascii="Consolas" w:hAnsi="Consolas"/>
              <w:color w:val="000000"/>
              <w:sz w:val="18"/>
              <w:szCs w:val="18"/>
              <w:shd w:val="clear" w:color="auto" w:fill="FFFFFF"/>
            </w:rPr>
          </w:rPrChange>
        </w:rPr>
        <w:t>batch_size</w:t>
      </w:r>
      <w:r>
        <w:t>“, veličinu uzorka treninga, „</w:t>
      </w:r>
      <w:r w:rsidRPr="003141A7">
        <w:rPr>
          <w:rFonts w:ascii="Courier New" w:hAnsi="Courier New" w:cs="Courier New"/>
          <w:color w:val="000000"/>
          <w:szCs w:val="19"/>
          <w:rPrChange w:id="2465" w:author="Kristijan Vrabec (kvrabec)" w:date="2018-12-10T16:59:00Z">
            <w:rPr>
              <w:rFonts w:ascii="Consolas" w:hAnsi="Consolas" w:cs="Consolas"/>
              <w:color w:val="000000"/>
              <w:sz w:val="19"/>
              <w:szCs w:val="19"/>
            </w:rPr>
          </w:rPrChange>
        </w:rPr>
        <w:t>epochs</w:t>
      </w:r>
      <w:r>
        <w:t>“, broj epoha, „</w:t>
      </w:r>
      <w:r w:rsidRPr="003141A7">
        <w:rPr>
          <w:rFonts w:ascii="Courier New" w:hAnsi="Courier New" w:cs="Courier New"/>
          <w:color w:val="000000"/>
          <w:szCs w:val="19"/>
          <w:rPrChange w:id="2466" w:author="Kristijan Vrabec (kvrabec)" w:date="2018-12-10T17:00:00Z">
            <w:rPr>
              <w:rFonts w:ascii="Consolas" w:hAnsi="Consolas" w:cs="Consolas"/>
              <w:color w:val="000000"/>
              <w:sz w:val="19"/>
              <w:szCs w:val="19"/>
            </w:rPr>
          </w:rPrChange>
        </w:rPr>
        <w:t>validation_split</w:t>
      </w:r>
      <w:r>
        <w:t xml:space="preserve">“, dio </w:t>
      </w:r>
      <w:r w:rsidR="00F81C50">
        <w:t>podataka</w:t>
      </w:r>
      <w:r>
        <w:t xml:space="preserve"> koji se korist</w:t>
      </w:r>
      <w:r w:rsidR="00F81C50">
        <w:t>e</w:t>
      </w:r>
      <w:r>
        <w:t xml:space="preserve"> </w:t>
      </w:r>
      <w:r w:rsidR="00F81C50">
        <w:t>kao validacijski podaci te</w:t>
      </w:r>
      <w:r>
        <w:t xml:space="preserve"> „</w:t>
      </w:r>
      <w:r w:rsidRPr="003141A7">
        <w:rPr>
          <w:rFonts w:ascii="Courier New" w:hAnsi="Courier New" w:cs="Courier New"/>
          <w:color w:val="000000"/>
          <w:szCs w:val="18"/>
          <w:shd w:val="clear" w:color="auto" w:fill="FFFFFF"/>
          <w:rPrChange w:id="2467" w:author="Kristijan Vrabec (kvrabec)" w:date="2018-12-10T16:57:00Z">
            <w:rPr>
              <w:rFonts w:ascii="Consolas" w:hAnsi="Consolas"/>
              <w:color w:val="000000"/>
              <w:sz w:val="18"/>
              <w:szCs w:val="18"/>
              <w:shd w:val="clear" w:color="auto" w:fill="FFFFFF"/>
            </w:rPr>
          </w:rPrChange>
        </w:rPr>
        <w:t>verbose</w:t>
      </w:r>
      <w:r>
        <w:t>“, detaljnost ispisa statusa</w:t>
      </w:r>
      <w:r w:rsidR="00F81C50">
        <w:t>. Kako su prije definirane dimenzije i oblici ulaznih podataka, ih je potrebno tako i predati. Kao „</w:t>
      </w:r>
      <w:r w:rsidR="00F81C50" w:rsidRPr="00A34B9D">
        <w:rPr>
          <w:rFonts w:ascii="Courier New" w:hAnsi="Courier New" w:cs="Courier New"/>
        </w:rPr>
        <w:t>x</w:t>
      </w:r>
      <w:r w:rsidR="00F81C50">
        <w:t>“ se predaju lista indeksiranih riječi te lista indeksiranih znakova nad kojom se zove funkcija „“ iz „“ biblioteke koja mijenja oblik ulazne liste prema zadanim vrijednostima. Ista se stvar uradi i sa izlaznim vrijednostima „y“, dok se ostali parametri učitavaju iz globalnih parametara definiranih ranije u kodu. Treniranje mreže može trajati dugo, ovisno o količini podataka, veličini uzorka treninga, broju epoha i slično. Prosječno trajanje modela za</w:t>
      </w:r>
      <w:r w:rsidR="00C5405B">
        <w:t xml:space="preserve"> prije navedenu konfiguraciju traje oko 45 minuta</w:t>
      </w:r>
      <w:ins w:id="2468" w:author="Kristijan Vrabec (kvrabec)" w:date="2018-12-10T18:32:00Z">
        <w:r w:rsidR="00F45525">
          <w:t xml:space="preserve"> sa </w:t>
        </w:r>
      </w:ins>
      <w:ins w:id="2469" w:author="Kristijan Vrabec (kvrabec)" w:date="2018-12-10T18:33:00Z">
        <w:r w:rsidR="00F45525">
          <w:t xml:space="preserve">točnosti od </w:t>
        </w:r>
      </w:ins>
      <w:ins w:id="2470" w:author="Kristijan Vrabec (kvrabec)" w:date="2018-12-10T18:34:00Z">
        <w:r w:rsidR="006136F8">
          <w:t>97.</w:t>
        </w:r>
      </w:ins>
      <w:ins w:id="2471" w:author="Kristijan Vrabec (kvrabec)" w:date="2018-12-10T19:57:00Z">
        <w:r w:rsidR="005A0F97">
          <w:t>78</w:t>
        </w:r>
      </w:ins>
      <w:ins w:id="2472" w:author="Kristijan Vrabec (kvrabec)" w:date="2018-12-10T18:33:00Z">
        <w:r w:rsidR="00F45525">
          <w:t>%</w:t>
        </w:r>
      </w:ins>
      <w:ins w:id="2473" w:author="Kristijan Vrabec (kvrabec)" w:date="2018-12-10T19:59:00Z">
        <w:r w:rsidR="00B53FE7">
          <w:t xml:space="preserve"> sa validacijskom točnošću od 97.01%.</w:t>
        </w:r>
      </w:ins>
      <w:del w:id="2474" w:author="Kristijan Vrabec (kvrabec)" w:date="2018-12-10T18:32:00Z">
        <w:r w:rsidR="00C5405B" w:rsidDel="00F45525">
          <w:delText xml:space="preserve">. </w:delText>
        </w:r>
      </w:del>
    </w:p>
    <w:bookmarkStart w:id="2475" w:name="_MON_1605967509"/>
    <w:bookmarkEnd w:id="2475"/>
    <w:p w14:paraId="29A188BB" w14:textId="77777777" w:rsidR="00C5405B" w:rsidRDefault="00C5405B" w:rsidP="00C5405B">
      <w:pPr>
        <w:pStyle w:val="NoSpacing"/>
      </w:pPr>
      <w:r>
        <w:object w:dxaOrig="9072" w:dyaOrig="1084" w14:anchorId="1465FF99">
          <v:shape id="_x0000_i1856" type="#_x0000_t75" style="width:453.75pt;height:54pt" o:ole="">
            <v:imagedata r:id="rId55" o:title=""/>
          </v:shape>
          <o:OLEObject Type="Embed" ProgID="Word.Document.12" ShapeID="_x0000_i1856" DrawAspect="Content" ObjectID="_1605980825" r:id="rId56">
            <o:FieldCodes>\s</o:FieldCodes>
          </o:OLEObject>
        </w:object>
      </w:r>
    </w:p>
    <w:p w14:paraId="303B0AB9" w14:textId="7CDBA93A" w:rsidR="00C5405B" w:rsidRDefault="00C5405B" w:rsidP="00C5405B">
      <w:pPr>
        <w:pStyle w:val="NoSpacing"/>
        <w:rPr>
          <w:i/>
          <w:iCs/>
          <w:color w:val="44546A" w:themeColor="text2"/>
          <w:sz w:val="20"/>
          <w:szCs w:val="18"/>
        </w:rPr>
      </w:pPr>
      <w:bookmarkStart w:id="2476" w:name="_Toc532226899"/>
      <w:r w:rsidRPr="00C5405B">
        <w:rPr>
          <w:i/>
          <w:iCs/>
          <w:color w:val="44546A" w:themeColor="text2"/>
          <w:sz w:val="20"/>
          <w:szCs w:val="18"/>
          <w:rPrChange w:id="2477" w:author="Kristijan Vrabec (kvrabec)" w:date="2018-12-10T17:14:00Z">
            <w:rPr/>
          </w:rPrChange>
        </w:rPr>
        <w:t xml:space="preserve">Kod </w:t>
      </w:r>
      <w:r w:rsidRPr="00A10FD7">
        <w:rPr>
          <w:i/>
          <w:iCs/>
          <w:color w:val="44546A" w:themeColor="text2"/>
          <w:sz w:val="20"/>
          <w:szCs w:val="18"/>
        </w:rPr>
        <w:fldChar w:fldCharType="begin"/>
      </w:r>
      <w:r w:rsidRPr="00C5405B">
        <w:rPr>
          <w:i/>
          <w:iCs/>
          <w:color w:val="44546A" w:themeColor="text2"/>
          <w:sz w:val="20"/>
          <w:szCs w:val="18"/>
          <w:rPrChange w:id="2478" w:author="Kristijan Vrabec (kvrabec)" w:date="2018-12-10T17:14:00Z">
            <w:rPr/>
          </w:rPrChange>
        </w:rPr>
        <w:instrText xml:space="preserve"> SEQ Kod \* ARABIC </w:instrText>
      </w:r>
      <w:r w:rsidRPr="00A10FD7">
        <w:rPr>
          <w:i/>
          <w:iCs/>
          <w:color w:val="44546A" w:themeColor="text2"/>
          <w:sz w:val="20"/>
          <w:szCs w:val="18"/>
        </w:rPr>
        <w:fldChar w:fldCharType="separate"/>
      </w:r>
      <w:ins w:id="2479" w:author="Kristijan Vrabec (kvrabec)" w:date="2018-12-10T19:34:00Z">
        <w:r w:rsidR="00895B34">
          <w:rPr>
            <w:i/>
            <w:iCs/>
            <w:noProof/>
            <w:color w:val="44546A" w:themeColor="text2"/>
            <w:sz w:val="20"/>
            <w:szCs w:val="18"/>
          </w:rPr>
          <w:t>13</w:t>
        </w:r>
      </w:ins>
      <w:del w:id="2480" w:author="Kristijan Vrabec (kvrabec)" w:date="2018-12-10T17:37:00Z">
        <w:r w:rsidR="00A10FD7" w:rsidDel="00A10FD7">
          <w:rPr>
            <w:i/>
            <w:iCs/>
            <w:noProof/>
            <w:color w:val="44546A" w:themeColor="text2"/>
            <w:sz w:val="20"/>
            <w:szCs w:val="18"/>
          </w:rPr>
          <w:delText>14</w:delText>
        </w:r>
      </w:del>
      <w:r w:rsidRPr="00A10FD7">
        <w:rPr>
          <w:i/>
          <w:iCs/>
          <w:color w:val="44546A" w:themeColor="text2"/>
          <w:sz w:val="20"/>
          <w:szCs w:val="18"/>
        </w:rPr>
        <w:fldChar w:fldCharType="end"/>
      </w:r>
      <w:r w:rsidRPr="00C5405B">
        <w:rPr>
          <w:i/>
          <w:iCs/>
          <w:color w:val="44546A" w:themeColor="text2"/>
          <w:sz w:val="20"/>
          <w:szCs w:val="18"/>
          <w:rPrChange w:id="2481" w:author="Kristijan Vrabec (kvrabec)" w:date="2018-12-10T17:14:00Z">
            <w:rPr/>
          </w:rPrChange>
        </w:rPr>
        <w:t xml:space="preserve"> Spremanje modela i podataka o treningu</w:t>
      </w:r>
      <w:r w:rsidR="00403E25">
        <w:rPr>
          <w:i/>
          <w:iCs/>
          <w:color w:val="44546A" w:themeColor="text2"/>
          <w:sz w:val="20"/>
          <w:szCs w:val="18"/>
        </w:rPr>
        <w:t xml:space="preserve"> u model.py</w:t>
      </w:r>
      <w:bookmarkEnd w:id="2476"/>
    </w:p>
    <w:p w14:paraId="67232892" w14:textId="77777777" w:rsidR="00C5405B" w:rsidRDefault="00C5405B" w:rsidP="00C5405B">
      <w:pPr>
        <w:pStyle w:val="NoSpacing"/>
        <w:rPr>
          <w:i/>
          <w:iCs/>
          <w:color w:val="44546A" w:themeColor="text2"/>
          <w:sz w:val="20"/>
          <w:szCs w:val="18"/>
        </w:rPr>
      </w:pPr>
    </w:p>
    <w:p w14:paraId="4E6D1E16" w14:textId="0E8CD640" w:rsidR="00C5405B" w:rsidRDefault="00C5405B" w:rsidP="00C5405B">
      <w:r>
        <w:lastRenderedPageBreak/>
        <w:t>Kako bi se kasnije model mogao koristiti za NER označavanje, potrebno ga je spremiti. Model se sprema preko funkcije „</w:t>
      </w:r>
      <w:proofErr w:type="spellStart"/>
      <w:r w:rsidRPr="00C5405B">
        <w:rPr>
          <w:rFonts w:ascii="Courier New" w:hAnsi="Courier New" w:cs="Courier New"/>
          <w:color w:val="000000"/>
          <w:szCs w:val="19"/>
          <w:rPrChange w:id="2482" w:author="Kristijan Vrabec (kvrabec)" w:date="2018-12-10T17:15:00Z">
            <w:rPr>
              <w:rFonts w:ascii="Consolas" w:hAnsi="Consolas" w:cs="Consolas"/>
              <w:color w:val="000000"/>
              <w:sz w:val="19"/>
              <w:szCs w:val="19"/>
            </w:rPr>
          </w:rPrChange>
        </w:rPr>
        <w:t>save</w:t>
      </w:r>
      <w:proofErr w:type="spellEnd"/>
      <w:r w:rsidRPr="00C5405B">
        <w:rPr>
          <w:rFonts w:ascii="Courier New" w:hAnsi="Courier New" w:cs="Courier New"/>
          <w:color w:val="000000"/>
          <w:szCs w:val="19"/>
          <w:rPrChange w:id="2483" w:author="Kristijan Vrabec (kvrabec)" w:date="2018-12-10T17:15:00Z">
            <w:rPr>
              <w:rFonts w:ascii="Consolas" w:hAnsi="Consolas" w:cs="Consolas"/>
              <w:color w:val="000000"/>
              <w:sz w:val="19"/>
              <w:szCs w:val="19"/>
            </w:rPr>
          </w:rPrChange>
        </w:rPr>
        <w:t>()</w:t>
      </w:r>
      <w:r>
        <w:t xml:space="preserve">“ koja prima </w:t>
      </w:r>
      <w:del w:id="2484" w:author="Kristijan Vrabec (kvrabec)" w:date="2018-12-10T17:44:00Z">
        <w:r w:rsidDel="00031737">
          <w:delText xml:space="preserve">argument </w:delText>
        </w:r>
      </w:del>
      <w:ins w:id="2485" w:author="Kristijan Vrabec (kvrabec)" w:date="2018-12-10T17:44:00Z">
        <w:r w:rsidR="00031737">
          <w:t xml:space="preserve">parametar </w:t>
        </w:r>
      </w:ins>
      <w:r>
        <w:t xml:space="preserve">lokacije na koju se sprema model. Isto tako, kako bi se mogao vizualizirati postupak treniranja, potrebno je spremiti </w:t>
      </w:r>
      <w:ins w:id="2486" w:author="Kristijan Vrabec (kvrabec)" w:date="2018-12-10T18:59:00Z">
        <w:r w:rsidR="001216C5">
          <w:t>izvještaj</w:t>
        </w:r>
      </w:ins>
      <w:del w:id="2487" w:author="Kristijan Vrabec (kvrabec)" w:date="2018-12-10T18:59:00Z">
        <w:r w:rsidDel="001216C5">
          <w:delText>podatke o</w:delText>
        </w:r>
      </w:del>
      <w:r>
        <w:t xml:space="preserve"> treniranj</w:t>
      </w:r>
      <w:del w:id="2488" w:author="Kristijan Vrabec (kvrabec)" w:date="2018-12-10T18:59:00Z">
        <w:r w:rsidDel="001216C5">
          <w:delText>u</w:delText>
        </w:r>
      </w:del>
      <w:ins w:id="2489" w:author="Kristijan Vrabec (kvrabec)" w:date="2018-12-10T18:59:00Z">
        <w:r w:rsidR="001216C5">
          <w:t>a</w:t>
        </w:r>
      </w:ins>
      <w:r>
        <w:t xml:space="preserve"> uz pomoć „</w:t>
      </w:r>
      <w:proofErr w:type="spellStart"/>
      <w:r w:rsidRPr="00C5405B">
        <w:rPr>
          <w:rFonts w:ascii="Courier New" w:hAnsi="Courier New" w:cs="Courier New"/>
          <w:color w:val="6F008A"/>
          <w:szCs w:val="19"/>
          <w:rPrChange w:id="2490" w:author="Kristijan Vrabec (kvrabec)" w:date="2018-12-10T17:17:00Z">
            <w:rPr>
              <w:rFonts w:ascii="Consolas" w:hAnsi="Consolas" w:cs="Consolas"/>
              <w:color w:val="6F008A"/>
              <w:sz w:val="19"/>
              <w:szCs w:val="19"/>
            </w:rPr>
          </w:rPrChange>
        </w:rPr>
        <w:t>pandas</w:t>
      </w:r>
      <w:proofErr w:type="spellEnd"/>
      <w:r>
        <w:t>“ biblioteke, pozivom funkcije „</w:t>
      </w:r>
      <w:proofErr w:type="spellStart"/>
      <w:r w:rsidRPr="00C5405B">
        <w:rPr>
          <w:rFonts w:ascii="Courier New" w:hAnsi="Courier New" w:cs="Courier New"/>
          <w:color w:val="000000"/>
          <w:szCs w:val="19"/>
          <w:rPrChange w:id="2491" w:author="Kristijan Vrabec (kvrabec)" w:date="2018-12-10T17:17:00Z">
            <w:rPr>
              <w:rFonts w:ascii="Consolas" w:hAnsi="Consolas" w:cs="Consolas"/>
              <w:color w:val="000000"/>
              <w:sz w:val="19"/>
              <w:szCs w:val="19"/>
            </w:rPr>
          </w:rPrChange>
        </w:rPr>
        <w:t>to_csv</w:t>
      </w:r>
      <w:proofErr w:type="spellEnd"/>
      <w:r w:rsidRPr="00C5405B">
        <w:rPr>
          <w:rFonts w:ascii="Courier New" w:hAnsi="Courier New" w:cs="Courier New"/>
          <w:color w:val="000000"/>
          <w:szCs w:val="19"/>
          <w:rPrChange w:id="2492" w:author="Kristijan Vrabec (kvrabec)" w:date="2018-12-10T17:17:00Z">
            <w:rPr>
              <w:rFonts w:ascii="Consolas" w:hAnsi="Consolas" w:cs="Consolas"/>
              <w:color w:val="000000"/>
              <w:sz w:val="19"/>
              <w:szCs w:val="19"/>
            </w:rPr>
          </w:rPrChange>
        </w:rPr>
        <w:t>()</w:t>
      </w:r>
      <w:r>
        <w:t>“. Nakon treniranja, model se može testirati.</w:t>
      </w:r>
    </w:p>
    <w:p w14:paraId="437DE873" w14:textId="77777777" w:rsidR="00C5405B" w:rsidRDefault="00C5405B" w:rsidP="00C5405B">
      <w:pPr>
        <w:pStyle w:val="Heading2"/>
      </w:pPr>
      <w:r>
        <w:t>Testiranje modela</w:t>
      </w:r>
    </w:p>
    <w:p w14:paraId="00FBDFAD" w14:textId="64A2F806" w:rsidR="00822A2F" w:rsidRDefault="00403E25" w:rsidP="00C5405B">
      <w:pPr>
        <w:rPr>
          <w:ins w:id="2493" w:author="Kristijan Vrabec (kvrabec)" w:date="2018-12-10T17:50:00Z"/>
        </w:rPr>
      </w:pPr>
      <w:r>
        <w:t xml:space="preserve">Testiranje modela može se odraditi na više načina. Jedan od načina je da se testira sa podacima iz ulaznog seta podataka, tako da se ulazni set podjeli na trening set i testni set. </w:t>
      </w:r>
      <w:ins w:id="2494" w:author="Kristijan Vrabec (kvrabec)" w:date="2018-12-10T17:42:00Z">
        <w:r w:rsidR="00031737">
          <w:t>Razdvajanje</w:t>
        </w:r>
      </w:ins>
      <w:ins w:id="2495" w:author="Kristijan Vrabec (kvrabec)" w:date="2018-12-10T17:43:00Z">
        <w:r w:rsidR="00031737">
          <w:t xml:space="preserve"> je lako </w:t>
        </w:r>
      </w:ins>
      <w:ins w:id="2496" w:author="Kristijan Vrabec (kvrabec)" w:date="2018-12-10T17:44:00Z">
        <w:r w:rsidR="00031737">
          <w:t>ostvarivo</w:t>
        </w:r>
      </w:ins>
      <w:ins w:id="2497" w:author="Kristijan Vrabec (kvrabec)" w:date="2018-12-10T17:43:00Z">
        <w:r w:rsidR="00031737">
          <w:t xml:space="preserve"> pomoću funkcije „</w:t>
        </w:r>
        <w:proofErr w:type="spellStart"/>
        <w:r w:rsidR="00031737" w:rsidRPr="00031737">
          <w:rPr>
            <w:rFonts w:ascii="Courier New" w:hAnsi="Courier New" w:cs="Courier New"/>
            <w:color w:val="000000"/>
            <w:szCs w:val="24"/>
            <w:rPrChange w:id="2498" w:author="Kristijan Vrabec (kvrabec)" w:date="2018-12-10T17:44:00Z">
              <w:rPr>
                <w:rFonts w:ascii="Consolas" w:hAnsi="Consolas" w:cs="Consolas"/>
                <w:color w:val="000000"/>
                <w:sz w:val="19"/>
                <w:szCs w:val="19"/>
              </w:rPr>
            </w:rPrChange>
          </w:rPr>
          <w:t>train_test_split</w:t>
        </w:r>
        <w:proofErr w:type="spellEnd"/>
        <w:r w:rsidR="00031737" w:rsidRPr="00031737">
          <w:rPr>
            <w:rFonts w:ascii="Courier New" w:hAnsi="Courier New" w:cs="Courier New"/>
            <w:color w:val="000000"/>
            <w:szCs w:val="24"/>
            <w:rPrChange w:id="2499" w:author="Kristijan Vrabec (kvrabec)" w:date="2018-12-10T17:44:00Z">
              <w:rPr>
                <w:rFonts w:ascii="Consolas" w:hAnsi="Consolas" w:cs="Consolas"/>
                <w:color w:val="000000"/>
                <w:sz w:val="19"/>
                <w:szCs w:val="19"/>
              </w:rPr>
            </w:rPrChange>
          </w:rPr>
          <w:t>()</w:t>
        </w:r>
        <w:r w:rsidR="00031737" w:rsidRPr="00031737">
          <w:rPr>
            <w:rFonts w:cs="Arial"/>
            <w:szCs w:val="24"/>
            <w:rPrChange w:id="2500" w:author="Kristijan Vrabec (kvrabec)" w:date="2018-12-10T17:44:00Z">
              <w:rPr/>
            </w:rPrChange>
          </w:rPr>
          <w:t>“</w:t>
        </w:r>
      </w:ins>
      <w:ins w:id="2501" w:author="Kristijan Vrabec (kvrabec)" w:date="2018-12-10T17:44:00Z">
        <w:r w:rsidR="00031737">
          <w:t xml:space="preserve"> iz biblioteke „</w:t>
        </w:r>
        <w:proofErr w:type="spellStart"/>
        <w:r w:rsidR="00031737" w:rsidRPr="00031737">
          <w:rPr>
            <w:rFonts w:ascii="Courier New" w:hAnsi="Courier New" w:cs="Courier New"/>
            <w:color w:val="6F008A"/>
            <w:szCs w:val="19"/>
            <w:rPrChange w:id="2502" w:author="Kristijan Vrabec (kvrabec)" w:date="2018-12-10T17:44:00Z">
              <w:rPr>
                <w:rFonts w:ascii="Consolas" w:hAnsi="Consolas" w:cs="Consolas"/>
                <w:color w:val="6F008A"/>
                <w:sz w:val="19"/>
                <w:szCs w:val="19"/>
              </w:rPr>
            </w:rPrChange>
          </w:rPr>
          <w:t>sklearn</w:t>
        </w:r>
        <w:r w:rsidR="00031737" w:rsidRPr="00031737">
          <w:rPr>
            <w:rFonts w:ascii="Courier New" w:hAnsi="Courier New" w:cs="Courier New"/>
            <w:color w:val="000000"/>
            <w:szCs w:val="19"/>
            <w:rPrChange w:id="2503" w:author="Kristijan Vrabec (kvrabec)" w:date="2018-12-10T17:44:00Z">
              <w:rPr>
                <w:rFonts w:ascii="Consolas" w:hAnsi="Consolas" w:cs="Consolas"/>
                <w:color w:val="000000"/>
                <w:sz w:val="19"/>
                <w:szCs w:val="19"/>
              </w:rPr>
            </w:rPrChange>
          </w:rPr>
          <w:t>.</w:t>
        </w:r>
        <w:r w:rsidR="00031737" w:rsidRPr="00031737">
          <w:rPr>
            <w:rFonts w:ascii="Courier New" w:hAnsi="Courier New" w:cs="Courier New"/>
            <w:color w:val="6F008A"/>
            <w:szCs w:val="19"/>
            <w:rPrChange w:id="2504" w:author="Kristijan Vrabec (kvrabec)" w:date="2018-12-10T17:44:00Z">
              <w:rPr>
                <w:rFonts w:ascii="Consolas" w:hAnsi="Consolas" w:cs="Consolas"/>
                <w:color w:val="6F008A"/>
                <w:sz w:val="19"/>
                <w:szCs w:val="19"/>
              </w:rPr>
            </w:rPrChange>
          </w:rPr>
          <w:t>model_selection</w:t>
        </w:r>
        <w:proofErr w:type="spellEnd"/>
        <w:r w:rsidR="00031737">
          <w:t xml:space="preserve">“. Funkcija prima </w:t>
        </w:r>
      </w:ins>
      <w:ins w:id="2505" w:author="Kristijan Vrabec (kvrabec)" w:date="2018-12-10T17:45:00Z">
        <w:r w:rsidR="007B3D2C">
          <w:t>dvije liste</w:t>
        </w:r>
      </w:ins>
      <w:ins w:id="2506" w:author="Kristijan Vrabec (kvrabec)" w:date="2018-12-10T17:46:00Z">
        <w:r w:rsidR="007B3D2C">
          <w:t xml:space="preserve"> podataka, te parametre „</w:t>
        </w:r>
        <w:proofErr w:type="spellStart"/>
        <w:r w:rsidR="007B3D2C" w:rsidRPr="007B3D2C">
          <w:rPr>
            <w:rFonts w:ascii="Courier New" w:hAnsi="Courier New" w:cs="Courier New"/>
            <w:color w:val="000000"/>
            <w:szCs w:val="19"/>
            <w:rPrChange w:id="2507" w:author="Kristijan Vrabec (kvrabec)" w:date="2018-12-10T17:49:00Z">
              <w:rPr>
                <w:rFonts w:ascii="Consolas" w:hAnsi="Consolas" w:cs="Consolas"/>
                <w:color w:val="000000"/>
                <w:sz w:val="19"/>
                <w:szCs w:val="19"/>
              </w:rPr>
            </w:rPrChange>
          </w:rPr>
          <w:t>test_size</w:t>
        </w:r>
        <w:proofErr w:type="spellEnd"/>
        <w:r w:rsidR="007B3D2C">
          <w:t>“ koji određuje koliki je udio testnog seta u ukupnom podatkovnom setu i „</w:t>
        </w:r>
      </w:ins>
      <w:proofErr w:type="spellStart"/>
      <w:ins w:id="2508" w:author="Kristijan Vrabec (kvrabec)" w:date="2018-12-10T17:47:00Z">
        <w:r w:rsidR="007B3D2C" w:rsidRPr="007B3D2C">
          <w:rPr>
            <w:rFonts w:ascii="Courier New" w:hAnsi="Courier New" w:cs="Courier New"/>
            <w:color w:val="000000"/>
            <w:szCs w:val="19"/>
            <w:rPrChange w:id="2509" w:author="Kristijan Vrabec (kvrabec)" w:date="2018-12-10T17:49:00Z">
              <w:rPr>
                <w:rFonts w:ascii="Consolas" w:hAnsi="Consolas" w:cs="Consolas"/>
                <w:color w:val="000000"/>
                <w:sz w:val="19"/>
                <w:szCs w:val="19"/>
              </w:rPr>
            </w:rPrChange>
          </w:rPr>
          <w:t>random_state</w:t>
        </w:r>
        <w:proofErr w:type="spellEnd"/>
        <w:r w:rsidR="007B3D2C">
          <w:t>“, koji predstavlja broj koji će</w:t>
        </w:r>
      </w:ins>
      <w:ins w:id="2510" w:author="Kristijan Vrabec (kvrabec)" w:date="2018-12-10T17:48:00Z">
        <w:r w:rsidR="007B3D2C">
          <w:t xml:space="preserve"> se koristiti u nasumičnom dijeljenu podatkovnog seta. </w:t>
        </w:r>
      </w:ins>
      <w:ins w:id="2511" w:author="Kristijan Vrabec (kvrabec)" w:date="2018-12-10T17:58:00Z">
        <w:r w:rsidR="007078D9">
          <w:t>Funkcija vraća podijeljene ulazne setove.</w:t>
        </w:r>
      </w:ins>
      <w:ins w:id="2512" w:author="Kristijan Vrabec (kvrabec)" w:date="2018-12-10T17:59:00Z">
        <w:r w:rsidR="007078D9">
          <w:t xml:space="preserve"> Funkcija prima više ulaznih setova,</w:t>
        </w:r>
      </w:ins>
      <w:ins w:id="2513" w:author="Kristijan Vrabec (kvrabec)" w:date="2018-12-10T18:00:00Z">
        <w:r w:rsidR="007078D9">
          <w:t xml:space="preserve"> no moraju biti jednakih dimenzija,</w:t>
        </w:r>
      </w:ins>
      <w:ins w:id="2514" w:author="Kristijan Vrabec (kvrabec)" w:date="2018-12-10T17:59:00Z">
        <w:r w:rsidR="007078D9">
          <w:t xml:space="preserve"> stoga su „</w:t>
        </w:r>
        <w:r w:rsidR="007078D9" w:rsidRPr="007078D9">
          <w:rPr>
            <w:rFonts w:ascii="Courier New" w:hAnsi="Courier New" w:cs="Courier New"/>
            <w:color w:val="000000"/>
            <w:szCs w:val="19"/>
            <w:rPrChange w:id="2515" w:author="Kristijan Vrabec (kvrabec)" w:date="2018-12-10T18:00:00Z">
              <w:rPr>
                <w:rFonts w:ascii="Consolas" w:hAnsi="Consolas" w:cs="Consolas"/>
                <w:color w:val="000000"/>
                <w:sz w:val="19"/>
                <w:szCs w:val="19"/>
              </w:rPr>
            </w:rPrChange>
          </w:rPr>
          <w:t>X_word</w:t>
        </w:r>
        <w:r w:rsidR="007078D9">
          <w:t>“ i „</w:t>
        </w:r>
      </w:ins>
      <w:ins w:id="2516" w:author="Kristijan Vrabec (kvrabec)" w:date="2018-12-10T18:00:00Z">
        <w:r w:rsidR="007078D9" w:rsidRPr="007078D9">
          <w:rPr>
            <w:rFonts w:ascii="Courier New" w:hAnsi="Courier New" w:cs="Courier New"/>
            <w:color w:val="000000"/>
            <w:szCs w:val="19"/>
            <w:rPrChange w:id="2517" w:author="Kristijan Vrabec (kvrabec)" w:date="2018-12-10T18:00:00Z">
              <w:rPr>
                <w:rFonts w:ascii="Consolas" w:hAnsi="Consolas" w:cs="Consolas"/>
                <w:color w:val="000000"/>
                <w:sz w:val="19"/>
                <w:szCs w:val="19"/>
              </w:rPr>
            </w:rPrChange>
          </w:rPr>
          <w:t>y</w:t>
        </w:r>
      </w:ins>
      <w:ins w:id="2518" w:author="Kristijan Vrabec (kvrabec)" w:date="2018-12-10T17:59:00Z">
        <w:r w:rsidR="007078D9">
          <w:t>“</w:t>
        </w:r>
      </w:ins>
      <w:ins w:id="2519" w:author="Kristijan Vrabec (kvrabec)" w:date="2018-12-10T18:00:00Z">
        <w:r w:rsidR="007078D9">
          <w:t xml:space="preserve"> poslani zajedno,</w:t>
        </w:r>
      </w:ins>
      <w:ins w:id="2520" w:author="Kristijan Vrabec (kvrabec)" w:date="2018-12-10T18:01:00Z">
        <w:r w:rsidR="007078D9">
          <w:t xml:space="preserve"> a </w:t>
        </w:r>
      </w:ins>
      <w:ins w:id="2521" w:author="Kristijan Vrabec (kvrabec)" w:date="2018-12-10T18:00:00Z">
        <w:r w:rsidR="007078D9">
          <w:t>„</w:t>
        </w:r>
        <w:r w:rsidR="007078D9" w:rsidRPr="007078D9">
          <w:rPr>
            <w:rFonts w:ascii="Courier New" w:hAnsi="Courier New" w:cs="Courier New"/>
            <w:color w:val="000000"/>
            <w:szCs w:val="19"/>
            <w:rPrChange w:id="2522" w:author="Kristijan Vrabec (kvrabec)" w:date="2018-12-10T18:00:00Z">
              <w:rPr>
                <w:rFonts w:ascii="Consolas" w:hAnsi="Consolas" w:cs="Consolas"/>
                <w:color w:val="000000"/>
                <w:sz w:val="19"/>
                <w:szCs w:val="19"/>
              </w:rPr>
            </w:rPrChange>
          </w:rPr>
          <w:t>X_char</w:t>
        </w:r>
        <w:r w:rsidR="007078D9">
          <w:t xml:space="preserve">“ </w:t>
        </w:r>
      </w:ins>
      <w:ins w:id="2523" w:author="Kristijan Vrabec (kvrabec)" w:date="2018-12-10T18:01:00Z">
        <w:r w:rsidR="007078D9">
          <w:t>posebno.</w:t>
        </w:r>
      </w:ins>
    </w:p>
    <w:bookmarkStart w:id="2524" w:name="_MON_1605969866"/>
    <w:bookmarkEnd w:id="2524"/>
    <w:p w14:paraId="3FA24615" w14:textId="77777777" w:rsidR="00822A2F" w:rsidRDefault="00822A2F" w:rsidP="00822A2F">
      <w:pPr>
        <w:pStyle w:val="NoSpacing"/>
        <w:keepNext/>
        <w:rPr>
          <w:ins w:id="2525" w:author="Kristijan Vrabec (kvrabec)" w:date="2018-12-10T17:55:00Z"/>
        </w:rPr>
        <w:pPrChange w:id="2526" w:author="Kristijan Vrabec (kvrabec)" w:date="2018-12-10T17:55:00Z">
          <w:pPr>
            <w:pStyle w:val="NoSpacing"/>
          </w:pPr>
        </w:pPrChange>
      </w:pPr>
      <w:ins w:id="2527" w:author="Kristijan Vrabec (kvrabec)" w:date="2018-12-10T17:50:00Z">
        <w:r>
          <w:object w:dxaOrig="9072" w:dyaOrig="4114" w14:anchorId="296FDA8D">
            <v:shape id="_x0000_i2058" type="#_x0000_t75" style="width:453.75pt;height:205.5pt" o:ole="">
              <v:imagedata r:id="rId57" o:title=""/>
            </v:shape>
            <o:OLEObject Type="Embed" ProgID="Word.Document.12" ShapeID="_x0000_i2058" DrawAspect="Content" ObjectID="_1605980826" r:id="rId58">
              <o:FieldCodes>\s</o:FieldCodes>
            </o:OLEObject>
          </w:object>
        </w:r>
      </w:ins>
    </w:p>
    <w:p w14:paraId="4F6770EA" w14:textId="457DAFCF" w:rsidR="00822A2F" w:rsidRPr="00822A2F" w:rsidRDefault="00822A2F" w:rsidP="00822A2F">
      <w:pPr>
        <w:pStyle w:val="NoSpacing"/>
        <w:rPr>
          <w:ins w:id="2528" w:author="Kristijan Vrabec (kvrabec)" w:date="2018-12-10T17:55:00Z"/>
          <w:i/>
          <w:iCs/>
          <w:color w:val="44546A" w:themeColor="text2"/>
          <w:sz w:val="20"/>
          <w:szCs w:val="18"/>
          <w:rPrChange w:id="2529" w:author="Kristijan Vrabec (kvrabec)" w:date="2018-12-10T17:55:00Z">
            <w:rPr>
              <w:ins w:id="2530" w:author="Kristijan Vrabec (kvrabec)" w:date="2018-12-10T17:55:00Z"/>
            </w:rPr>
          </w:rPrChange>
        </w:rPr>
        <w:pPrChange w:id="2531" w:author="Kristijan Vrabec (kvrabec)" w:date="2018-12-10T17:55:00Z">
          <w:pPr>
            <w:pStyle w:val="Caption"/>
          </w:pPr>
        </w:pPrChange>
      </w:pPr>
      <w:ins w:id="2532" w:author="Kristijan Vrabec (kvrabec)" w:date="2018-12-10T17:55:00Z">
        <w:r w:rsidRPr="00822A2F">
          <w:rPr>
            <w:i/>
            <w:iCs/>
            <w:color w:val="44546A" w:themeColor="text2"/>
            <w:sz w:val="20"/>
            <w:szCs w:val="18"/>
            <w:rPrChange w:id="2533" w:author="Kristijan Vrabec (kvrabec)" w:date="2018-12-10T17:55:00Z">
              <w:rPr/>
            </w:rPrChange>
          </w:rPr>
          <w:t xml:space="preserve">Kod </w:t>
        </w:r>
        <w:r w:rsidRPr="00822A2F">
          <w:rPr>
            <w:i/>
            <w:iCs/>
            <w:color w:val="44546A" w:themeColor="text2"/>
            <w:sz w:val="20"/>
            <w:szCs w:val="18"/>
            <w:rPrChange w:id="2534" w:author="Kristijan Vrabec (kvrabec)" w:date="2018-12-10T17:55:00Z">
              <w:rPr/>
            </w:rPrChange>
          </w:rPr>
          <w:fldChar w:fldCharType="begin"/>
        </w:r>
        <w:r w:rsidRPr="00822A2F">
          <w:rPr>
            <w:i/>
            <w:iCs/>
            <w:color w:val="44546A" w:themeColor="text2"/>
            <w:sz w:val="20"/>
            <w:szCs w:val="18"/>
            <w:rPrChange w:id="2535" w:author="Kristijan Vrabec (kvrabec)" w:date="2018-12-10T17:55:00Z">
              <w:rPr/>
            </w:rPrChange>
          </w:rPr>
          <w:instrText xml:space="preserve"> SEQ Kod \* ARABIC </w:instrText>
        </w:r>
      </w:ins>
      <w:r w:rsidRPr="00822A2F">
        <w:rPr>
          <w:i/>
          <w:iCs/>
          <w:color w:val="44546A" w:themeColor="text2"/>
          <w:sz w:val="20"/>
          <w:szCs w:val="18"/>
          <w:rPrChange w:id="2536" w:author="Kristijan Vrabec (kvrabec)" w:date="2018-12-10T17:55:00Z">
            <w:rPr/>
          </w:rPrChange>
        </w:rPr>
        <w:fldChar w:fldCharType="separate"/>
      </w:r>
      <w:ins w:id="2537" w:author="Kristijan Vrabec (kvrabec)" w:date="2018-12-10T19:34:00Z">
        <w:r w:rsidR="00895B34">
          <w:rPr>
            <w:i/>
            <w:iCs/>
            <w:noProof/>
            <w:color w:val="44546A" w:themeColor="text2"/>
            <w:sz w:val="20"/>
            <w:szCs w:val="18"/>
          </w:rPr>
          <w:t>14</w:t>
        </w:r>
      </w:ins>
      <w:ins w:id="2538" w:author="Kristijan Vrabec (kvrabec)" w:date="2018-12-10T17:55:00Z">
        <w:r w:rsidRPr="00822A2F">
          <w:rPr>
            <w:i/>
            <w:iCs/>
            <w:color w:val="44546A" w:themeColor="text2"/>
            <w:sz w:val="20"/>
            <w:szCs w:val="18"/>
            <w:rPrChange w:id="2539" w:author="Kristijan Vrabec (kvrabec)" w:date="2018-12-10T17:55:00Z">
              <w:rPr/>
            </w:rPrChange>
          </w:rPr>
          <w:fldChar w:fldCharType="end"/>
        </w:r>
        <w:r w:rsidRPr="00822A2F">
          <w:rPr>
            <w:i/>
            <w:iCs/>
            <w:color w:val="44546A" w:themeColor="text2"/>
            <w:sz w:val="20"/>
            <w:szCs w:val="18"/>
            <w:rPrChange w:id="2540" w:author="Kristijan Vrabec (kvrabec)" w:date="2018-12-10T17:55:00Z">
              <w:rPr/>
            </w:rPrChange>
          </w:rPr>
          <w:t xml:space="preserve"> Testiranje modela u main.py</w:t>
        </w:r>
      </w:ins>
    </w:p>
    <w:p w14:paraId="2A5C335D" w14:textId="77777777" w:rsidR="007078D9" w:rsidRDefault="007078D9" w:rsidP="007078D9">
      <w:pPr>
        <w:pStyle w:val="NoSpacing"/>
        <w:jc w:val="both"/>
        <w:rPr>
          <w:ins w:id="2541" w:author="Kristijan Vrabec (kvrabec)" w:date="2018-12-10T17:56:00Z"/>
        </w:rPr>
      </w:pPr>
    </w:p>
    <w:p w14:paraId="5DE30FD6" w14:textId="1EF6559D" w:rsidR="00B22083" w:rsidRDefault="007078D9" w:rsidP="007078D9">
      <w:pPr>
        <w:ind w:firstLine="432"/>
        <w:rPr>
          <w:ins w:id="2542" w:author="Kristijan Vrabec (kvrabec)" w:date="2018-12-10T18:07:00Z"/>
        </w:rPr>
      </w:pPr>
      <w:ins w:id="2543" w:author="Kristijan Vrabec (kvrabec)" w:date="2018-12-10T18:01:00Z">
        <w:r>
          <w:t xml:space="preserve">Nakon podjele setova, </w:t>
        </w:r>
      </w:ins>
      <w:ins w:id="2544" w:author="Kristijan Vrabec (kvrabec)" w:date="2018-12-10T18:02:00Z">
        <w:r>
          <w:t>poziva se „</w:t>
        </w:r>
      </w:ins>
      <w:proofErr w:type="spellStart"/>
      <w:ins w:id="2545" w:author="Kristijan Vrabec (kvrabec)" w:date="2018-12-10T18:03:00Z">
        <w:r w:rsidRPr="007078D9">
          <w:rPr>
            <w:rFonts w:ascii="Courier New" w:hAnsi="Courier New" w:cs="Courier New"/>
            <w:color w:val="000000"/>
            <w:szCs w:val="19"/>
            <w:rPrChange w:id="2546" w:author="Kristijan Vrabec (kvrabec)" w:date="2018-12-10T18:03:00Z">
              <w:rPr>
                <w:rFonts w:ascii="Consolas" w:hAnsi="Consolas" w:cs="Consolas"/>
                <w:color w:val="000000"/>
                <w:sz w:val="19"/>
                <w:szCs w:val="19"/>
              </w:rPr>
            </w:rPrChange>
          </w:rPr>
          <w:t>train</w:t>
        </w:r>
        <w:proofErr w:type="spellEnd"/>
        <w:r w:rsidRPr="007078D9">
          <w:rPr>
            <w:rFonts w:ascii="Courier New" w:hAnsi="Courier New" w:cs="Courier New"/>
            <w:color w:val="000000"/>
            <w:szCs w:val="19"/>
            <w:rPrChange w:id="2547" w:author="Kristijan Vrabec (kvrabec)" w:date="2018-12-10T18:03:00Z">
              <w:rPr>
                <w:rFonts w:ascii="Consolas" w:hAnsi="Consolas" w:cs="Consolas"/>
                <w:color w:val="000000"/>
                <w:sz w:val="19"/>
                <w:szCs w:val="19"/>
              </w:rPr>
            </w:rPrChange>
          </w:rPr>
          <w:t>()</w:t>
        </w:r>
      </w:ins>
      <w:ins w:id="2548" w:author="Kristijan Vrabec (kvrabec)" w:date="2018-12-10T18:02:00Z">
        <w:r>
          <w:t>“ funkcija iz biblioteke</w:t>
        </w:r>
      </w:ins>
      <w:ins w:id="2549" w:author="Kristijan Vrabec (kvrabec)" w:date="2018-12-10T18:03:00Z">
        <w:r>
          <w:t xml:space="preserve"> „</w:t>
        </w:r>
        <w:r w:rsidRPr="007078D9">
          <w:rPr>
            <w:rFonts w:ascii="Courier New" w:hAnsi="Courier New" w:cs="Courier New"/>
            <w:color w:val="6F008A"/>
            <w:szCs w:val="19"/>
            <w:rPrChange w:id="2550" w:author="Kristijan Vrabec (kvrabec)" w:date="2018-12-10T18:03:00Z">
              <w:rPr>
                <w:rFonts w:ascii="Consolas" w:hAnsi="Consolas" w:cs="Consolas"/>
                <w:color w:val="6F008A"/>
                <w:sz w:val="19"/>
                <w:szCs w:val="19"/>
              </w:rPr>
            </w:rPrChange>
          </w:rPr>
          <w:t>model</w:t>
        </w:r>
        <w:r>
          <w:t>“</w:t>
        </w:r>
      </w:ins>
      <w:ins w:id="2551" w:author="Kristijan Vrabec (kvrabec)" w:date="2018-12-10T18:02:00Z">
        <w:r>
          <w:t xml:space="preserve"> koja je ranije kreirana za potrebe </w:t>
        </w:r>
      </w:ins>
      <w:ins w:id="2552" w:author="Kristijan Vrabec (kvrabec)" w:date="2018-12-10T18:03:00Z">
        <w:r>
          <w:t>praktičnog</w:t>
        </w:r>
      </w:ins>
      <w:ins w:id="2553" w:author="Kristijan Vrabec (kvrabec)" w:date="2018-12-10T18:02:00Z">
        <w:r>
          <w:t xml:space="preserve"> djela diplomskog rada</w:t>
        </w:r>
      </w:ins>
      <w:ins w:id="2554" w:author="Kristijan Vrabec (kvrabec)" w:date="2018-12-10T18:03:00Z">
        <w:r>
          <w:t>. „</w:t>
        </w:r>
        <w:proofErr w:type="spellStart"/>
        <w:r w:rsidRPr="00A34B9D">
          <w:rPr>
            <w:rFonts w:ascii="Courier New" w:hAnsi="Courier New" w:cs="Courier New"/>
            <w:color w:val="000000"/>
            <w:szCs w:val="19"/>
          </w:rPr>
          <w:t>train</w:t>
        </w:r>
        <w:proofErr w:type="spellEnd"/>
        <w:r w:rsidRPr="00A34B9D">
          <w:rPr>
            <w:rFonts w:ascii="Courier New" w:hAnsi="Courier New" w:cs="Courier New"/>
            <w:color w:val="000000"/>
            <w:szCs w:val="19"/>
          </w:rPr>
          <w:t>()</w:t>
        </w:r>
        <w:r>
          <w:t xml:space="preserve">“ prima </w:t>
        </w:r>
      </w:ins>
      <w:ins w:id="2555" w:author="Kristijan Vrabec (kvrabec)" w:date="2018-12-10T18:05:00Z">
        <w:r>
          <w:t xml:space="preserve">prije </w:t>
        </w:r>
      </w:ins>
      <w:ins w:id="2556" w:author="Kristijan Vrabec (kvrabec)" w:date="2018-12-10T18:06:00Z">
        <w:r w:rsidR="00B22083">
          <w:t>podijeljene</w:t>
        </w:r>
      </w:ins>
      <w:ins w:id="2557" w:author="Kristijan Vrabec (kvrabec)" w:date="2018-12-10T18:05:00Z">
        <w:r>
          <w:t xml:space="preserve"> setove za treniranje, te parametre koji su pripremljeni </w:t>
        </w:r>
      </w:ins>
      <w:ins w:id="2558" w:author="Kristijan Vrabec (kvrabec)" w:date="2018-12-10T18:06:00Z">
        <w:r w:rsidR="00B22083">
          <w:t>ranije. Nakon treniranja, poziva se funkcija „</w:t>
        </w:r>
        <w:proofErr w:type="spellStart"/>
        <w:r w:rsidR="00B22083" w:rsidRPr="00B22083">
          <w:rPr>
            <w:rFonts w:ascii="Courier New" w:hAnsi="Courier New" w:cs="Courier New"/>
            <w:rPrChange w:id="2559" w:author="Kristijan Vrabec (kvrabec)" w:date="2018-12-10T18:07:00Z">
              <w:rPr/>
            </w:rPrChange>
          </w:rPr>
          <w:t>predict</w:t>
        </w:r>
      </w:ins>
      <w:proofErr w:type="spellEnd"/>
      <w:ins w:id="2560" w:author="Kristijan Vrabec (kvrabec)" w:date="2018-12-10T18:07:00Z">
        <w:r w:rsidR="00B22083" w:rsidRPr="00B22083">
          <w:rPr>
            <w:rFonts w:ascii="Courier New" w:hAnsi="Courier New" w:cs="Courier New"/>
            <w:rPrChange w:id="2561" w:author="Kristijan Vrabec (kvrabec)" w:date="2018-12-10T18:07:00Z">
              <w:rPr/>
            </w:rPrChange>
          </w:rPr>
          <w:t>()</w:t>
        </w:r>
      </w:ins>
      <w:ins w:id="2562" w:author="Kristijan Vrabec (kvrabec)" w:date="2018-12-10T18:06:00Z">
        <w:r w:rsidR="00B22083">
          <w:t xml:space="preserve">“, </w:t>
        </w:r>
      </w:ins>
      <w:ins w:id="2563" w:author="Kristijan Vrabec (kvrabec)" w:date="2018-12-10T18:07:00Z">
        <w:r w:rsidR="00B22083">
          <w:t xml:space="preserve">koja prima testne dijelove setova, te </w:t>
        </w:r>
      </w:ins>
      <w:ins w:id="2564" w:author="Kristijan Vrabec (kvrabec)" w:date="2018-12-10T18:09:00Z">
        <w:r w:rsidR="00B22083">
          <w:t>rječnike</w:t>
        </w:r>
      </w:ins>
      <w:ins w:id="2565" w:author="Kristijan Vrabec (kvrabec)" w:date="2018-12-10T18:07:00Z">
        <w:r w:rsidR="00B22083">
          <w:t xml:space="preserve"> za pretvaranje riječi u indekse</w:t>
        </w:r>
      </w:ins>
      <w:ins w:id="2566" w:author="Kristijan Vrabec (kvrabec)" w:date="2018-12-10T18:10:00Z">
        <w:r w:rsidR="00B22083">
          <w:t xml:space="preserve"> te putanju do</w:t>
        </w:r>
      </w:ins>
      <w:ins w:id="2567" w:author="Kristijan Vrabec (kvrabec)" w:date="2018-12-10T18:11:00Z">
        <w:r w:rsidR="00B22083">
          <w:t xml:space="preserve"> spremljenog modela</w:t>
        </w:r>
      </w:ins>
      <w:ins w:id="2568" w:author="Kristijan Vrabec (kvrabec)" w:date="2018-12-10T18:07:00Z">
        <w:r w:rsidR="00B22083">
          <w:t>.</w:t>
        </w:r>
      </w:ins>
      <w:ins w:id="2569" w:author="Kristijan Vrabec (kvrabec)" w:date="2018-12-10T18:11:00Z">
        <w:r w:rsidR="00B22083">
          <w:t xml:space="preserve"> Prije </w:t>
        </w:r>
        <w:r w:rsidR="00B22083">
          <w:lastRenderedPageBreak/>
          <w:t>testiranja potrebno je učitati model pomoću fu</w:t>
        </w:r>
      </w:ins>
      <w:ins w:id="2570" w:author="Kristijan Vrabec (kvrabec)" w:date="2018-12-10T18:12:00Z">
        <w:r w:rsidR="00B22083">
          <w:t>nkcije „</w:t>
        </w:r>
        <w:proofErr w:type="spellStart"/>
        <w:r w:rsidR="00B22083" w:rsidRPr="00B22083">
          <w:rPr>
            <w:rFonts w:ascii="Courier New" w:hAnsi="Courier New" w:cs="Courier New"/>
            <w:color w:val="000000"/>
            <w:szCs w:val="19"/>
            <w:rPrChange w:id="2571" w:author="Kristijan Vrabec (kvrabec)" w:date="2018-12-10T18:12:00Z">
              <w:rPr>
                <w:rFonts w:ascii="Consolas" w:hAnsi="Consolas" w:cs="Consolas"/>
                <w:color w:val="000000"/>
                <w:sz w:val="19"/>
                <w:szCs w:val="19"/>
              </w:rPr>
            </w:rPrChange>
          </w:rPr>
          <w:t>load_model</w:t>
        </w:r>
        <w:proofErr w:type="spellEnd"/>
        <w:r w:rsidR="00B22083">
          <w:rPr>
            <w:rFonts w:ascii="Courier New" w:hAnsi="Courier New" w:cs="Courier New"/>
            <w:color w:val="000000"/>
            <w:szCs w:val="19"/>
          </w:rPr>
          <w:t>()</w:t>
        </w:r>
        <w:r w:rsidR="00B22083">
          <w:t>“ iz biblioteke „</w:t>
        </w:r>
        <w:proofErr w:type="spellStart"/>
        <w:r w:rsidR="00B22083" w:rsidRPr="00B22083">
          <w:rPr>
            <w:rFonts w:ascii="Courier New" w:hAnsi="Courier New" w:cs="Courier New"/>
            <w:color w:val="6F008A"/>
            <w:szCs w:val="19"/>
            <w:rPrChange w:id="2572" w:author="Kristijan Vrabec (kvrabec)" w:date="2018-12-10T18:12:00Z">
              <w:rPr>
                <w:rFonts w:ascii="Consolas" w:hAnsi="Consolas" w:cs="Consolas"/>
                <w:color w:val="6F008A"/>
                <w:sz w:val="19"/>
                <w:szCs w:val="19"/>
              </w:rPr>
            </w:rPrChange>
          </w:rPr>
          <w:t>keras</w:t>
        </w:r>
        <w:r w:rsidR="00B22083" w:rsidRPr="00B22083">
          <w:rPr>
            <w:rFonts w:ascii="Courier New" w:hAnsi="Courier New" w:cs="Courier New"/>
            <w:color w:val="000000"/>
            <w:szCs w:val="19"/>
            <w:rPrChange w:id="2573" w:author="Kristijan Vrabec (kvrabec)" w:date="2018-12-10T18:12:00Z">
              <w:rPr>
                <w:rFonts w:ascii="Consolas" w:hAnsi="Consolas" w:cs="Consolas"/>
                <w:color w:val="000000"/>
                <w:sz w:val="19"/>
                <w:szCs w:val="19"/>
              </w:rPr>
            </w:rPrChange>
          </w:rPr>
          <w:t>.</w:t>
        </w:r>
        <w:r w:rsidR="00B22083" w:rsidRPr="00B22083">
          <w:rPr>
            <w:rFonts w:ascii="Courier New" w:hAnsi="Courier New" w:cs="Courier New"/>
            <w:color w:val="6F008A"/>
            <w:szCs w:val="19"/>
            <w:rPrChange w:id="2574" w:author="Kristijan Vrabec (kvrabec)" w:date="2018-12-10T18:12:00Z">
              <w:rPr>
                <w:rFonts w:ascii="Consolas" w:hAnsi="Consolas" w:cs="Consolas"/>
                <w:color w:val="6F008A"/>
                <w:sz w:val="19"/>
                <w:szCs w:val="19"/>
              </w:rPr>
            </w:rPrChange>
          </w:rPr>
          <w:t>models</w:t>
        </w:r>
        <w:proofErr w:type="spellEnd"/>
        <w:r w:rsidR="00B22083">
          <w:t>“</w:t>
        </w:r>
        <w:r w:rsidR="001E3FC2">
          <w:t>. Funkciji se pošalje parametar putanje modela</w:t>
        </w:r>
      </w:ins>
      <w:ins w:id="2575" w:author="Kristijan Vrabec (kvrabec)" w:date="2018-12-10T18:13:00Z">
        <w:r w:rsidR="001E3FC2">
          <w:t>, te se u varijablu spremi učitani model. Pozivom funkcije „</w:t>
        </w:r>
        <w:proofErr w:type="spellStart"/>
        <w:r w:rsidR="001E3FC2" w:rsidRPr="001E3FC2">
          <w:rPr>
            <w:rFonts w:ascii="Courier New" w:hAnsi="Courier New" w:cs="Courier New"/>
            <w:color w:val="000000"/>
            <w:szCs w:val="19"/>
            <w:rPrChange w:id="2576" w:author="Kristijan Vrabec (kvrabec)" w:date="2018-12-10T18:13:00Z">
              <w:rPr>
                <w:rFonts w:ascii="Consolas" w:hAnsi="Consolas" w:cs="Consolas"/>
                <w:color w:val="000000"/>
                <w:sz w:val="19"/>
                <w:szCs w:val="19"/>
              </w:rPr>
            </w:rPrChange>
          </w:rPr>
          <w:t>predict</w:t>
        </w:r>
        <w:proofErr w:type="spellEnd"/>
        <w:r w:rsidR="001E3FC2" w:rsidRPr="001E3FC2">
          <w:rPr>
            <w:rFonts w:ascii="Courier New" w:hAnsi="Courier New" w:cs="Courier New"/>
            <w:color w:val="000000"/>
            <w:szCs w:val="19"/>
            <w:rPrChange w:id="2577" w:author="Kristijan Vrabec (kvrabec)" w:date="2018-12-10T18:13:00Z">
              <w:rPr>
                <w:rFonts w:ascii="Consolas" w:hAnsi="Consolas" w:cs="Consolas"/>
                <w:color w:val="000000"/>
                <w:sz w:val="19"/>
                <w:szCs w:val="19"/>
              </w:rPr>
            </w:rPrChange>
          </w:rPr>
          <w:t>()</w:t>
        </w:r>
        <w:r w:rsidR="001E3FC2">
          <w:t xml:space="preserve">“ nad </w:t>
        </w:r>
      </w:ins>
      <w:ins w:id="2578" w:author="Kristijan Vrabec (kvrabec)" w:date="2018-12-10T18:14:00Z">
        <w:r w:rsidR="001E3FC2">
          <w:t>učitanim</w:t>
        </w:r>
      </w:ins>
      <w:ins w:id="2579" w:author="Kristijan Vrabec (kvrabec)" w:date="2018-12-10T18:13:00Z">
        <w:r w:rsidR="001E3FC2">
          <w:t xml:space="preserve"> </w:t>
        </w:r>
      </w:ins>
      <w:ins w:id="2580" w:author="Kristijan Vrabec (kvrabec)" w:date="2018-12-10T18:14:00Z">
        <w:r w:rsidR="001E3FC2">
          <w:t>modelom testira se model. U ovom slučaju se šalju samo ulazni parametri, dok je izla</w:t>
        </w:r>
      </w:ins>
      <w:ins w:id="2581" w:author="Kristijan Vrabec (kvrabec)" w:date="2018-12-10T18:15:00Z">
        <w:r w:rsidR="001E3FC2">
          <w:t xml:space="preserve">zni parametar povratna vrijednost funkcije. </w:t>
        </w:r>
      </w:ins>
      <w:ins w:id="2582" w:author="Kristijan Vrabec (kvrabec)" w:date="2018-12-10T18:16:00Z">
        <w:r w:rsidR="009E5CFC">
          <w:t>Ako je model vratio ikakve vrijednosti, uzima se vrijednost</w:t>
        </w:r>
      </w:ins>
      <w:ins w:id="2583" w:author="Kristijan Vrabec (kvrabec)" w:date="2018-12-10T18:17:00Z">
        <w:r w:rsidR="009E5CFC">
          <w:t xml:space="preserve"> sa nasumičnog indeksa te se ispisuj</w:t>
        </w:r>
      </w:ins>
      <w:ins w:id="2584" w:author="Kristijan Vrabec (kvrabec)" w:date="2018-12-10T18:18:00Z">
        <w:r w:rsidR="009E5CFC">
          <w:t xml:space="preserve">u vrijednosti sa tog indeksa. </w:t>
        </w:r>
      </w:ins>
      <w:ins w:id="2585" w:author="Kristijan Vrabec (kvrabec)" w:date="2018-12-10T18:15:00Z">
        <w:r w:rsidR="009E5CFC">
          <w:t xml:space="preserve"> </w:t>
        </w:r>
      </w:ins>
    </w:p>
    <w:bookmarkStart w:id="2586" w:name="_MON_1605970899"/>
    <w:bookmarkEnd w:id="2586"/>
    <w:p w14:paraId="7CE5D925" w14:textId="77777777" w:rsidR="009E5CFC" w:rsidRDefault="00B22083" w:rsidP="009E5CFC">
      <w:pPr>
        <w:pStyle w:val="NoSpacing"/>
        <w:keepNext/>
        <w:rPr>
          <w:ins w:id="2587" w:author="Kristijan Vrabec (kvrabec)" w:date="2018-12-10T18:19:00Z"/>
        </w:rPr>
        <w:pPrChange w:id="2588" w:author="Kristijan Vrabec (kvrabec)" w:date="2018-12-10T18:19:00Z">
          <w:pPr>
            <w:pStyle w:val="NoSpacing"/>
          </w:pPr>
        </w:pPrChange>
      </w:pPr>
      <w:ins w:id="2589" w:author="Kristijan Vrabec (kvrabec)" w:date="2018-12-10T18:08:00Z">
        <w:r>
          <w:object w:dxaOrig="9072" w:dyaOrig="3434" w14:anchorId="34CEB147">
            <v:shape id="_x0000_i2085" type="#_x0000_t75" style="width:453.75pt;height:171.75pt" o:ole="">
              <v:imagedata r:id="rId59" o:title=""/>
            </v:shape>
            <o:OLEObject Type="Embed" ProgID="Word.Document.12" ShapeID="_x0000_i2085" DrawAspect="Content" ObjectID="_1605980827" r:id="rId60">
              <o:FieldCodes>\s</o:FieldCodes>
            </o:OLEObject>
          </w:object>
        </w:r>
      </w:ins>
    </w:p>
    <w:p w14:paraId="733112AB" w14:textId="0B8CEC28" w:rsidR="009E5CFC" w:rsidRPr="009E5CFC" w:rsidRDefault="009E5CFC" w:rsidP="009E5CFC">
      <w:pPr>
        <w:pStyle w:val="NoSpacing"/>
        <w:rPr>
          <w:ins w:id="2590" w:author="Kristijan Vrabec (kvrabec)" w:date="2018-12-10T18:18:00Z"/>
          <w:i/>
          <w:iCs/>
          <w:color w:val="44546A" w:themeColor="text2"/>
          <w:sz w:val="20"/>
          <w:szCs w:val="18"/>
          <w:rPrChange w:id="2591" w:author="Kristijan Vrabec (kvrabec)" w:date="2018-12-10T18:19:00Z">
            <w:rPr>
              <w:ins w:id="2592" w:author="Kristijan Vrabec (kvrabec)" w:date="2018-12-10T18:18:00Z"/>
            </w:rPr>
          </w:rPrChange>
        </w:rPr>
        <w:pPrChange w:id="2593" w:author="Kristijan Vrabec (kvrabec)" w:date="2018-12-10T18:19:00Z">
          <w:pPr>
            <w:pStyle w:val="NoSpacing"/>
          </w:pPr>
        </w:pPrChange>
      </w:pPr>
      <w:ins w:id="2594" w:author="Kristijan Vrabec (kvrabec)" w:date="2018-12-10T18:19:00Z">
        <w:r w:rsidRPr="009E5CFC">
          <w:rPr>
            <w:i/>
            <w:iCs/>
            <w:color w:val="44546A" w:themeColor="text2"/>
            <w:sz w:val="20"/>
            <w:szCs w:val="18"/>
            <w:rPrChange w:id="2595" w:author="Kristijan Vrabec (kvrabec)" w:date="2018-12-10T18:19:00Z">
              <w:rPr/>
            </w:rPrChange>
          </w:rPr>
          <w:t xml:space="preserve">Kod </w:t>
        </w:r>
        <w:r w:rsidRPr="009E5CFC">
          <w:rPr>
            <w:i/>
            <w:iCs/>
            <w:color w:val="44546A" w:themeColor="text2"/>
            <w:sz w:val="20"/>
            <w:szCs w:val="18"/>
            <w:rPrChange w:id="2596" w:author="Kristijan Vrabec (kvrabec)" w:date="2018-12-10T18:19:00Z">
              <w:rPr/>
            </w:rPrChange>
          </w:rPr>
          <w:fldChar w:fldCharType="begin"/>
        </w:r>
        <w:r w:rsidRPr="009E5CFC">
          <w:rPr>
            <w:i/>
            <w:iCs/>
            <w:color w:val="44546A" w:themeColor="text2"/>
            <w:sz w:val="20"/>
            <w:szCs w:val="18"/>
            <w:rPrChange w:id="2597" w:author="Kristijan Vrabec (kvrabec)" w:date="2018-12-10T18:19:00Z">
              <w:rPr/>
            </w:rPrChange>
          </w:rPr>
          <w:instrText xml:space="preserve"> SEQ Kod \* ARABIC </w:instrText>
        </w:r>
      </w:ins>
      <w:r w:rsidRPr="009E5CFC">
        <w:rPr>
          <w:i/>
          <w:iCs/>
          <w:color w:val="44546A" w:themeColor="text2"/>
          <w:sz w:val="20"/>
          <w:szCs w:val="18"/>
          <w:rPrChange w:id="2598" w:author="Kristijan Vrabec (kvrabec)" w:date="2018-12-10T18:19:00Z">
            <w:rPr/>
          </w:rPrChange>
        </w:rPr>
        <w:fldChar w:fldCharType="separate"/>
      </w:r>
      <w:ins w:id="2599" w:author="Kristijan Vrabec (kvrabec)" w:date="2018-12-10T19:34:00Z">
        <w:r w:rsidR="00895B34">
          <w:rPr>
            <w:i/>
            <w:iCs/>
            <w:noProof/>
            <w:color w:val="44546A" w:themeColor="text2"/>
            <w:sz w:val="20"/>
            <w:szCs w:val="18"/>
          </w:rPr>
          <w:t>15</w:t>
        </w:r>
      </w:ins>
      <w:ins w:id="2600" w:author="Kristijan Vrabec (kvrabec)" w:date="2018-12-10T18:19:00Z">
        <w:r w:rsidRPr="009E5CFC">
          <w:rPr>
            <w:i/>
            <w:iCs/>
            <w:color w:val="44546A" w:themeColor="text2"/>
            <w:sz w:val="20"/>
            <w:szCs w:val="18"/>
            <w:rPrChange w:id="2601" w:author="Kristijan Vrabec (kvrabec)" w:date="2018-12-10T18:19:00Z">
              <w:rPr/>
            </w:rPrChange>
          </w:rPr>
          <w:fldChar w:fldCharType="end"/>
        </w:r>
        <w:r w:rsidRPr="009E5CFC">
          <w:rPr>
            <w:i/>
            <w:iCs/>
            <w:color w:val="44546A" w:themeColor="text2"/>
            <w:sz w:val="20"/>
            <w:szCs w:val="18"/>
            <w:rPrChange w:id="2602" w:author="Kristijan Vrabec (kvrabec)" w:date="2018-12-10T18:19:00Z">
              <w:rPr/>
            </w:rPrChange>
          </w:rPr>
          <w:t xml:space="preserve"> Testiranje modela u model.py</w:t>
        </w:r>
      </w:ins>
    </w:p>
    <w:p w14:paraId="396CDBB2" w14:textId="77777777" w:rsidR="009E5CFC" w:rsidRDefault="009E5CFC" w:rsidP="00B22083">
      <w:pPr>
        <w:pStyle w:val="NoSpacing"/>
        <w:rPr>
          <w:ins w:id="2603" w:author="Kristijan Vrabec (kvrabec)" w:date="2018-12-10T18:19:00Z"/>
        </w:rPr>
      </w:pPr>
    </w:p>
    <w:p w14:paraId="261D8A3A" w14:textId="77777777" w:rsidR="0040453A" w:rsidRDefault="009E5CFC" w:rsidP="009E5CFC">
      <w:pPr>
        <w:rPr>
          <w:ins w:id="2604" w:author="Kristijan Vrabec (kvrabec)" w:date="2018-12-10T18:27:00Z"/>
          <w:rFonts w:cs="Arial"/>
          <w:color w:val="000000"/>
          <w:szCs w:val="19"/>
        </w:rPr>
      </w:pPr>
      <w:ins w:id="2605" w:author="Kristijan Vrabec (kvrabec)" w:date="2018-12-10T18:19:00Z">
        <w:r>
          <w:t xml:space="preserve">Kako bi dobili lijepo formatirani izlaz, </w:t>
        </w:r>
      </w:ins>
      <w:ins w:id="2606" w:author="Kristijan Vrabec (kvrabec)" w:date="2018-12-10T18:20:00Z">
        <w:r>
          <w:t>u funkciji za ispis „</w:t>
        </w:r>
        <w:r w:rsidRPr="009E5CFC">
          <w:rPr>
            <w:rFonts w:ascii="Courier New" w:hAnsi="Courier New" w:cs="Courier New"/>
            <w:color w:val="000000"/>
            <w:szCs w:val="19"/>
            <w:rPrChange w:id="2607" w:author="Kristijan Vrabec (kvrabec)" w:date="2018-12-10T18:20:00Z">
              <w:rPr>
                <w:rFonts w:ascii="Consolas" w:hAnsi="Consolas" w:cs="Consolas"/>
                <w:color w:val="000000"/>
                <w:sz w:val="19"/>
                <w:szCs w:val="19"/>
              </w:rPr>
            </w:rPrChange>
          </w:rPr>
          <w:t>print()</w:t>
        </w:r>
        <w:r>
          <w:t xml:space="preserve">“ definiramo broj mjesta koje će </w:t>
        </w:r>
      </w:ins>
      <w:ins w:id="2608" w:author="Kristijan Vrabec (kvrabec)" w:date="2018-12-10T18:21:00Z">
        <w:r>
          <w:t xml:space="preserve">ta varijabla zauzimati. Tako za riječi imamo 15 mjesta, za točnu NER oznaku </w:t>
        </w:r>
      </w:ins>
      <w:ins w:id="2609" w:author="Kristijan Vrabec (kvrabec)" w:date="2018-12-10T18:22:00Z">
        <w:r>
          <w:t xml:space="preserve">5 mjesta, a za predviđenu NER oznaku ne formatiramo jer nije potrebno. </w:t>
        </w:r>
      </w:ins>
      <w:ins w:id="2610" w:author="Kristijan Vrabec (kvrabec)" w:date="2018-12-10T18:23:00Z">
        <w:r>
          <w:t>Kako se ne bi</w:t>
        </w:r>
      </w:ins>
      <w:ins w:id="2611" w:author="Kristijan Vrabec (kvrabec)" w:date="2018-12-10T18:22:00Z">
        <w:r>
          <w:t xml:space="preserve"> ispisival</w:t>
        </w:r>
      </w:ins>
      <w:ins w:id="2612" w:author="Kristijan Vrabec (kvrabec)" w:date="2018-12-10T18:23:00Z">
        <w:r>
          <w:t>a</w:t>
        </w:r>
      </w:ins>
      <w:ins w:id="2613" w:author="Kristijan Vrabec (kvrabec)" w:date="2018-12-10T18:22:00Z">
        <w:r>
          <w:t xml:space="preserve"> </w:t>
        </w:r>
      </w:ins>
      <w:ins w:id="2614" w:author="Kristijan Vrabec (kvrabec)" w:date="2018-12-10T18:23:00Z">
        <w:r>
          <w:t>prazna mjesta koja su dodana pri</w:t>
        </w:r>
      </w:ins>
      <w:ins w:id="2615" w:author="Kristijan Vrabec (kvrabec)" w:date="2018-12-10T18:24:00Z">
        <w:r>
          <w:t>likom pripremanja podataka, provjerava se uvjet „</w:t>
        </w:r>
        <w:proofErr w:type="spellStart"/>
        <w:r w:rsidRPr="009E5CFC">
          <w:rPr>
            <w:rFonts w:ascii="Courier New" w:hAnsi="Courier New" w:cs="Courier New"/>
            <w:color w:val="0000FF"/>
            <w:szCs w:val="19"/>
            <w:rPrChange w:id="2616" w:author="Kristijan Vrabec (kvrabec)" w:date="2018-12-10T18:24:00Z">
              <w:rPr>
                <w:rFonts w:ascii="Consolas" w:hAnsi="Consolas" w:cs="Consolas"/>
                <w:color w:val="0000FF"/>
                <w:sz w:val="19"/>
                <w:szCs w:val="19"/>
              </w:rPr>
            </w:rPrChange>
          </w:rPr>
          <w:t>if</w:t>
        </w:r>
        <w:proofErr w:type="spellEnd"/>
        <w:r w:rsidRPr="009E5CFC">
          <w:rPr>
            <w:rFonts w:ascii="Courier New" w:hAnsi="Courier New" w:cs="Courier New"/>
            <w:color w:val="000000"/>
            <w:szCs w:val="19"/>
            <w:rPrChange w:id="2617" w:author="Kristijan Vrabec (kvrabec)" w:date="2018-12-10T18:24:00Z">
              <w:rPr>
                <w:rFonts w:ascii="Consolas" w:hAnsi="Consolas" w:cs="Consolas"/>
                <w:color w:val="000000"/>
                <w:sz w:val="19"/>
                <w:szCs w:val="19"/>
              </w:rPr>
            </w:rPrChange>
          </w:rPr>
          <w:t xml:space="preserve"> word != 0:</w:t>
        </w:r>
        <w:r>
          <w:rPr>
            <w:rFonts w:cs="Arial"/>
            <w:color w:val="000000"/>
            <w:szCs w:val="19"/>
          </w:rPr>
          <w:t>“</w:t>
        </w:r>
      </w:ins>
      <w:ins w:id="2618" w:author="Kristijan Vrabec (kvrabec)" w:date="2018-12-10T18:25:00Z">
        <w:r>
          <w:rPr>
            <w:rFonts w:cs="Arial"/>
            <w:color w:val="000000"/>
            <w:szCs w:val="19"/>
          </w:rPr>
          <w:t xml:space="preserve">, jer smo na početku odredili da prazno mjesto ima indeks 0. </w:t>
        </w:r>
      </w:ins>
    </w:p>
    <w:p w14:paraId="4D5327EB" w14:textId="77777777" w:rsidR="00F45525" w:rsidRDefault="0040453A" w:rsidP="00F45525">
      <w:pPr>
        <w:pStyle w:val="NoSpacing"/>
        <w:rPr>
          <w:ins w:id="2619" w:author="Kristijan Vrabec (kvrabec)" w:date="2018-12-10T18:31:00Z"/>
        </w:rPr>
      </w:pPr>
      <w:ins w:id="2620" w:author="Kristijan Vrabec (kvrabec)" w:date="2018-12-10T18:27:00Z">
        <w:r>
          <w:rPr>
            <w:noProof/>
          </w:rPr>
          <w:drawing>
            <wp:inline distT="0" distB="0" distL="0" distR="0" wp14:anchorId="46EF070B" wp14:editId="717EED60">
              <wp:extent cx="50101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103" r="9777" b="40966"/>
                      <a:stretch/>
                    </pic:blipFill>
                    <pic:spPr bwMode="auto">
                      <a:xfrm>
                        <a:off x="0" y="0"/>
                        <a:ext cx="5010150" cy="2581275"/>
                      </a:xfrm>
                      <a:prstGeom prst="rect">
                        <a:avLst/>
                      </a:prstGeom>
                      <a:ln>
                        <a:noFill/>
                      </a:ln>
                      <a:extLst>
                        <a:ext uri="{53640926-AAD7-44D8-BBD7-CCE9431645EC}">
                          <a14:shadowObscured xmlns:a14="http://schemas.microsoft.com/office/drawing/2010/main"/>
                        </a:ext>
                      </a:extLst>
                    </pic:spPr>
                  </pic:pic>
                </a:graphicData>
              </a:graphic>
            </wp:inline>
          </w:drawing>
        </w:r>
      </w:ins>
    </w:p>
    <w:p w14:paraId="4FB4153D" w14:textId="7A00AD6B" w:rsidR="00C070DC" w:rsidRDefault="00F45525" w:rsidP="00F45525">
      <w:pPr>
        <w:pStyle w:val="NoSpacing"/>
        <w:rPr>
          <w:ins w:id="2621" w:author="Kristijan Vrabec (kvrabec)" w:date="2018-12-10T18:29:00Z"/>
        </w:rPr>
        <w:pPrChange w:id="2622" w:author="Kristijan Vrabec (kvrabec)" w:date="2018-12-10T18:32:00Z">
          <w:pPr>
            <w:pStyle w:val="NoSpacing"/>
          </w:pPr>
        </w:pPrChange>
      </w:pPr>
      <w:ins w:id="2623" w:author="Kristijan Vrabec (kvrabec)" w:date="2018-12-10T18:32:00Z">
        <w:r>
          <w:rPr>
            <w:i/>
            <w:iCs/>
            <w:color w:val="44546A" w:themeColor="text2"/>
            <w:sz w:val="20"/>
            <w:szCs w:val="18"/>
          </w:rPr>
          <w:br/>
        </w:r>
      </w:ins>
      <w:ins w:id="2624" w:author="Kristijan Vrabec (kvrabec)" w:date="2018-12-10T18:31:00Z">
        <w:r w:rsidRPr="00F45525">
          <w:rPr>
            <w:i/>
            <w:iCs/>
            <w:color w:val="44546A" w:themeColor="text2"/>
            <w:sz w:val="20"/>
            <w:szCs w:val="18"/>
            <w:rPrChange w:id="2625" w:author="Kristijan Vrabec (kvrabec)" w:date="2018-12-10T18:32:00Z">
              <w:rPr/>
            </w:rPrChange>
          </w:rPr>
          <w:t xml:space="preserve">Slika </w:t>
        </w:r>
        <w:r w:rsidRPr="00F45525">
          <w:rPr>
            <w:i/>
            <w:iCs/>
            <w:color w:val="44546A" w:themeColor="text2"/>
            <w:sz w:val="20"/>
            <w:szCs w:val="18"/>
            <w:rPrChange w:id="2626" w:author="Kristijan Vrabec (kvrabec)" w:date="2018-12-10T18:32:00Z">
              <w:rPr/>
            </w:rPrChange>
          </w:rPr>
          <w:fldChar w:fldCharType="begin"/>
        </w:r>
        <w:r w:rsidRPr="00F45525">
          <w:rPr>
            <w:i/>
            <w:iCs/>
            <w:color w:val="44546A" w:themeColor="text2"/>
            <w:sz w:val="20"/>
            <w:szCs w:val="18"/>
            <w:rPrChange w:id="2627" w:author="Kristijan Vrabec (kvrabec)" w:date="2018-12-10T18:32:00Z">
              <w:rPr/>
            </w:rPrChange>
          </w:rPr>
          <w:instrText xml:space="preserve"> SEQ Slika \* ARABIC </w:instrText>
        </w:r>
      </w:ins>
      <w:r w:rsidRPr="00F45525">
        <w:rPr>
          <w:i/>
          <w:iCs/>
          <w:color w:val="44546A" w:themeColor="text2"/>
          <w:sz w:val="20"/>
          <w:szCs w:val="18"/>
          <w:rPrChange w:id="2628" w:author="Kristijan Vrabec (kvrabec)" w:date="2018-12-10T18:32:00Z">
            <w:rPr/>
          </w:rPrChange>
        </w:rPr>
        <w:fldChar w:fldCharType="separate"/>
      </w:r>
      <w:ins w:id="2629" w:author="Kristijan Vrabec (kvrabec)" w:date="2018-12-10T19:34:00Z">
        <w:r w:rsidR="00895B34">
          <w:rPr>
            <w:i/>
            <w:iCs/>
            <w:noProof/>
            <w:color w:val="44546A" w:themeColor="text2"/>
            <w:sz w:val="20"/>
            <w:szCs w:val="18"/>
          </w:rPr>
          <w:t>20</w:t>
        </w:r>
      </w:ins>
      <w:ins w:id="2630" w:author="Kristijan Vrabec (kvrabec)" w:date="2018-12-10T18:31:00Z">
        <w:r w:rsidRPr="00F45525">
          <w:rPr>
            <w:i/>
            <w:iCs/>
            <w:color w:val="44546A" w:themeColor="text2"/>
            <w:sz w:val="20"/>
            <w:szCs w:val="18"/>
            <w:rPrChange w:id="2631" w:author="Kristijan Vrabec (kvrabec)" w:date="2018-12-10T18:32:00Z">
              <w:rPr/>
            </w:rPrChange>
          </w:rPr>
          <w:fldChar w:fldCharType="end"/>
        </w:r>
        <w:r w:rsidRPr="00F45525">
          <w:rPr>
            <w:i/>
            <w:iCs/>
            <w:color w:val="44546A" w:themeColor="text2"/>
            <w:sz w:val="20"/>
            <w:szCs w:val="18"/>
            <w:rPrChange w:id="2632" w:author="Kristijan Vrabec (kvrabec)" w:date="2018-12-10T18:32:00Z">
              <w:rPr/>
            </w:rPrChange>
          </w:rPr>
          <w:t xml:space="preserve"> Primjer testa modela</w:t>
        </w:r>
      </w:ins>
      <w:r w:rsidR="00C070DC">
        <w:br w:type="page"/>
      </w:r>
    </w:p>
    <w:p w14:paraId="79371D4E" w14:textId="77777777" w:rsidR="00F45525" w:rsidRDefault="00F45525" w:rsidP="00F45525">
      <w:pPr>
        <w:pStyle w:val="Heading2"/>
        <w:rPr>
          <w:ins w:id="2633" w:author="Kristijan Vrabec (kvrabec)" w:date="2018-12-10T18:30:00Z"/>
        </w:rPr>
      </w:pPr>
      <w:ins w:id="2634" w:author="Kristijan Vrabec (kvrabec)" w:date="2018-12-10T18:29:00Z">
        <w:r>
          <w:lastRenderedPageBreak/>
          <w:t>Mijenj</w:t>
        </w:r>
      </w:ins>
      <w:ins w:id="2635" w:author="Kristijan Vrabec (kvrabec)" w:date="2018-12-10T18:30:00Z">
        <w:r>
          <w:t>anje parametara</w:t>
        </w:r>
      </w:ins>
    </w:p>
    <w:p w14:paraId="550DC7F1" w14:textId="66355FF0" w:rsidR="00767E9F" w:rsidRDefault="00C0428C" w:rsidP="00F45525">
      <w:pPr>
        <w:rPr>
          <w:ins w:id="2636" w:author="Kristijan Vrabec (kvrabec)" w:date="2018-12-10T18:39:00Z"/>
        </w:rPr>
      </w:pPr>
      <w:ins w:id="2637" w:author="Kristijan Vrabec (kvrabec)" w:date="2018-12-10T18:34:00Z">
        <w:r>
          <w:t xml:space="preserve">Na slici (Slika 20) može se vidjeti da, iako je točnost modela 97.8%, i dalje imamo relativno netočne podatke. Stoga je potrebno </w:t>
        </w:r>
      </w:ins>
      <w:ins w:id="2638" w:author="Kristijan Vrabec (kvrabec)" w:date="2018-12-10T18:35:00Z">
        <w:r>
          <w:t>promijeniti parametre i pratiti promjene</w:t>
        </w:r>
      </w:ins>
      <w:ins w:id="2639" w:author="Kristijan Vrabec (kvrabec)" w:date="2018-12-10T18:36:00Z">
        <w:r>
          <w:t xml:space="preserve">. </w:t>
        </w:r>
      </w:ins>
      <w:ins w:id="2640" w:author="Kristijan Vrabec (kvrabec)" w:date="2018-12-10T18:38:00Z">
        <w:r w:rsidR="00767E9F">
          <w:t xml:space="preserve">Stoga je kreirana datoteka koja sadrži nekoliko konfiguracija modela. </w:t>
        </w:r>
      </w:ins>
      <w:ins w:id="2641" w:author="Kristijan Vrabec (kvrabec)" w:date="2018-12-10T19:03:00Z">
        <w:r w:rsidR="009C74BF">
          <w:t xml:space="preserve">Mijenjaju se stopa učenja, koja utječe koliko brzo algoritam uči, </w:t>
        </w:r>
      </w:ins>
      <w:ins w:id="2642" w:author="Kristijan Vrabec (kvrabec)" w:date="2018-12-10T19:04:00Z">
        <w:r w:rsidR="009C74BF">
          <w:t>te stopa izbacivanja vrijednosti na različitim tenzorima, koji mogu imati velik utjecaj na brzinu i točnost učenja, jer sprječavaju navikavanje m</w:t>
        </w:r>
      </w:ins>
      <w:ins w:id="2643" w:author="Kristijan Vrabec (kvrabec)" w:date="2018-12-10T19:05:00Z">
        <w:r w:rsidR="009C74BF">
          <w:t>reže.</w:t>
        </w:r>
      </w:ins>
    </w:p>
    <w:p w14:paraId="4C051B10" w14:textId="77777777" w:rsidR="00767E9F" w:rsidRDefault="00767E9F" w:rsidP="00767E9F">
      <w:pPr>
        <w:pStyle w:val="NoSpacing"/>
        <w:keepNext/>
        <w:rPr>
          <w:ins w:id="2644" w:author="Kristijan Vrabec (kvrabec)" w:date="2018-12-10T18:39:00Z"/>
        </w:rPr>
        <w:pPrChange w:id="2645" w:author="Kristijan Vrabec (kvrabec)" w:date="2018-12-10T18:39:00Z">
          <w:pPr>
            <w:pStyle w:val="NoSpacing"/>
          </w:pPr>
        </w:pPrChange>
      </w:pPr>
      <w:ins w:id="2646" w:author="Kristijan Vrabec (kvrabec)" w:date="2018-12-10T18:39:00Z">
        <w:r>
          <w:rPr>
            <w:noProof/>
          </w:rPr>
          <w:drawing>
            <wp:inline distT="0" distB="0" distL="0" distR="0" wp14:anchorId="534CE6B2" wp14:editId="7BB8841C">
              <wp:extent cx="2905125" cy="1676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 b="569"/>
                      <a:stretch/>
                    </pic:blipFill>
                    <pic:spPr bwMode="auto">
                      <a:xfrm>
                        <a:off x="0" y="0"/>
                        <a:ext cx="2905125" cy="1676400"/>
                      </a:xfrm>
                      <a:prstGeom prst="rect">
                        <a:avLst/>
                      </a:prstGeom>
                      <a:ln>
                        <a:noFill/>
                      </a:ln>
                      <a:extLst>
                        <a:ext uri="{53640926-AAD7-44D8-BBD7-CCE9431645EC}">
                          <a14:shadowObscured xmlns:a14="http://schemas.microsoft.com/office/drawing/2010/main"/>
                        </a:ext>
                      </a:extLst>
                    </pic:spPr>
                  </pic:pic>
                </a:graphicData>
              </a:graphic>
            </wp:inline>
          </w:drawing>
        </w:r>
      </w:ins>
    </w:p>
    <w:p w14:paraId="7AEC0AAD" w14:textId="71CA1F21" w:rsidR="00767E9F" w:rsidRPr="00767E9F" w:rsidRDefault="00767E9F" w:rsidP="00767E9F">
      <w:pPr>
        <w:pStyle w:val="NoSpacing"/>
        <w:rPr>
          <w:ins w:id="2647" w:author="Kristijan Vrabec (kvrabec)" w:date="2018-12-10T18:39:00Z"/>
          <w:i/>
          <w:iCs/>
          <w:color w:val="44546A" w:themeColor="text2"/>
          <w:sz w:val="20"/>
          <w:szCs w:val="18"/>
          <w:rPrChange w:id="2648" w:author="Kristijan Vrabec (kvrabec)" w:date="2018-12-10T18:39:00Z">
            <w:rPr>
              <w:ins w:id="2649" w:author="Kristijan Vrabec (kvrabec)" w:date="2018-12-10T18:39:00Z"/>
            </w:rPr>
          </w:rPrChange>
        </w:rPr>
        <w:pPrChange w:id="2650" w:author="Kristijan Vrabec (kvrabec)" w:date="2018-12-10T18:39:00Z">
          <w:pPr>
            <w:pStyle w:val="Caption"/>
          </w:pPr>
        </w:pPrChange>
      </w:pPr>
      <w:ins w:id="2651" w:author="Kristijan Vrabec (kvrabec)" w:date="2018-12-10T18:39:00Z">
        <w:r w:rsidRPr="00767E9F">
          <w:rPr>
            <w:i/>
            <w:iCs/>
            <w:color w:val="44546A" w:themeColor="text2"/>
            <w:sz w:val="20"/>
            <w:szCs w:val="18"/>
            <w:rPrChange w:id="2652" w:author="Kristijan Vrabec (kvrabec)" w:date="2018-12-10T18:39:00Z">
              <w:rPr/>
            </w:rPrChange>
          </w:rPr>
          <w:t xml:space="preserve">Slika </w:t>
        </w:r>
        <w:r w:rsidRPr="00767E9F">
          <w:rPr>
            <w:i/>
            <w:iCs/>
            <w:color w:val="44546A" w:themeColor="text2"/>
            <w:sz w:val="20"/>
            <w:szCs w:val="18"/>
            <w:rPrChange w:id="2653" w:author="Kristijan Vrabec (kvrabec)" w:date="2018-12-10T18:39:00Z">
              <w:rPr/>
            </w:rPrChange>
          </w:rPr>
          <w:fldChar w:fldCharType="begin"/>
        </w:r>
        <w:r w:rsidRPr="00767E9F">
          <w:rPr>
            <w:i/>
            <w:iCs/>
            <w:color w:val="44546A" w:themeColor="text2"/>
            <w:sz w:val="20"/>
            <w:szCs w:val="18"/>
            <w:rPrChange w:id="2654" w:author="Kristijan Vrabec (kvrabec)" w:date="2018-12-10T18:39:00Z">
              <w:rPr/>
            </w:rPrChange>
          </w:rPr>
          <w:instrText xml:space="preserve"> SEQ Slika \* ARABIC </w:instrText>
        </w:r>
      </w:ins>
      <w:r w:rsidRPr="00767E9F">
        <w:rPr>
          <w:i/>
          <w:iCs/>
          <w:color w:val="44546A" w:themeColor="text2"/>
          <w:sz w:val="20"/>
          <w:szCs w:val="18"/>
          <w:rPrChange w:id="2655" w:author="Kristijan Vrabec (kvrabec)" w:date="2018-12-10T18:39:00Z">
            <w:rPr/>
          </w:rPrChange>
        </w:rPr>
        <w:fldChar w:fldCharType="separate"/>
      </w:r>
      <w:ins w:id="2656" w:author="Kristijan Vrabec (kvrabec)" w:date="2018-12-10T19:34:00Z">
        <w:r w:rsidR="00895B34">
          <w:rPr>
            <w:i/>
            <w:iCs/>
            <w:noProof/>
            <w:color w:val="44546A" w:themeColor="text2"/>
            <w:sz w:val="20"/>
            <w:szCs w:val="18"/>
          </w:rPr>
          <w:t>21</w:t>
        </w:r>
      </w:ins>
      <w:ins w:id="2657" w:author="Kristijan Vrabec (kvrabec)" w:date="2018-12-10T18:39:00Z">
        <w:r w:rsidRPr="00767E9F">
          <w:rPr>
            <w:i/>
            <w:iCs/>
            <w:color w:val="44546A" w:themeColor="text2"/>
            <w:sz w:val="20"/>
            <w:szCs w:val="18"/>
            <w:rPrChange w:id="2658" w:author="Kristijan Vrabec (kvrabec)" w:date="2018-12-10T18:39:00Z">
              <w:rPr/>
            </w:rPrChange>
          </w:rPr>
          <w:fldChar w:fldCharType="end"/>
        </w:r>
        <w:r w:rsidRPr="00767E9F">
          <w:rPr>
            <w:i/>
            <w:iCs/>
            <w:color w:val="44546A" w:themeColor="text2"/>
            <w:sz w:val="20"/>
            <w:szCs w:val="18"/>
            <w:rPrChange w:id="2659" w:author="Kristijan Vrabec (kvrabec)" w:date="2018-12-10T18:39:00Z">
              <w:rPr/>
            </w:rPrChange>
          </w:rPr>
          <w:t xml:space="preserve"> Konfiguracije modela</w:t>
        </w:r>
      </w:ins>
    </w:p>
    <w:p w14:paraId="3223CEE5" w14:textId="0571BDDF" w:rsidR="00767E9F" w:rsidRDefault="00767E9F" w:rsidP="00767E9F">
      <w:pPr>
        <w:pStyle w:val="NoSpacing"/>
        <w:rPr>
          <w:ins w:id="2660" w:author="Kristijan Vrabec (kvrabec)" w:date="2018-12-10T18:44:00Z"/>
        </w:rPr>
      </w:pPr>
    </w:p>
    <w:p w14:paraId="21A593D6" w14:textId="1E532E91" w:rsidR="001216C5" w:rsidRDefault="003E1C5E" w:rsidP="003E1C5E">
      <w:pPr>
        <w:rPr>
          <w:ins w:id="2661" w:author="Kristijan Vrabec (kvrabec)" w:date="2018-12-10T19:00:00Z"/>
        </w:rPr>
      </w:pPr>
      <w:ins w:id="2662" w:author="Kristijan Vrabec (kvrabec)" w:date="2018-12-10T18:45:00Z">
        <w:r>
          <w:t xml:space="preserve">Za početak provjerimo da li </w:t>
        </w:r>
      </w:ins>
      <w:ins w:id="2663" w:author="Kristijan Vrabec (kvrabec)" w:date="2018-12-10T18:46:00Z">
        <w:r>
          <w:t xml:space="preserve">postoji trenirani model za svaku konfiguraciju u konfiguracijskoj datoteci. </w:t>
        </w:r>
      </w:ins>
      <w:ins w:id="2664" w:author="Kristijan Vrabec (kvrabec)" w:date="2018-12-10T18:48:00Z">
        <w:r w:rsidR="00793CDB">
          <w:t>Funkcija „</w:t>
        </w:r>
        <w:proofErr w:type="spellStart"/>
        <w:r w:rsidR="00793CDB" w:rsidRPr="00793CDB">
          <w:rPr>
            <w:rFonts w:ascii="Courier New" w:hAnsi="Courier New" w:cs="Courier New"/>
            <w:color w:val="000000"/>
            <w:szCs w:val="19"/>
            <w:rPrChange w:id="2665" w:author="Kristijan Vrabec (kvrabec)" w:date="2018-12-10T18:48:00Z">
              <w:rPr>
                <w:rFonts w:ascii="Consolas" w:hAnsi="Consolas" w:cs="Consolas"/>
                <w:color w:val="000000"/>
                <w:sz w:val="19"/>
                <w:szCs w:val="19"/>
              </w:rPr>
            </w:rPrChange>
          </w:rPr>
          <w:t>try_get_graph_files</w:t>
        </w:r>
        <w:proofErr w:type="spellEnd"/>
        <w:r w:rsidR="00793CDB" w:rsidRPr="00793CDB">
          <w:rPr>
            <w:rFonts w:ascii="Courier New" w:hAnsi="Courier New" w:cs="Courier New"/>
            <w:color w:val="000000"/>
            <w:szCs w:val="19"/>
            <w:rPrChange w:id="2666" w:author="Kristijan Vrabec (kvrabec)" w:date="2018-12-10T18:48:00Z">
              <w:rPr>
                <w:rFonts w:ascii="Consolas" w:hAnsi="Consolas" w:cs="Consolas"/>
                <w:color w:val="000000"/>
                <w:sz w:val="19"/>
                <w:szCs w:val="19"/>
              </w:rPr>
            </w:rPrChange>
          </w:rPr>
          <w:t>()</w:t>
        </w:r>
        <w:r w:rsidR="00793CDB">
          <w:t xml:space="preserve">“ </w:t>
        </w:r>
      </w:ins>
      <w:ins w:id="2667" w:author="Kristijan Vrabec (kvrabec)" w:date="2018-12-10T18:49:00Z">
        <w:r w:rsidR="00793CDB">
          <w:t>provjerava u određenom direktoriju da li postoji</w:t>
        </w:r>
      </w:ins>
      <w:ins w:id="2668" w:author="Kristijan Vrabec (kvrabec)" w:date="2018-12-10T18:59:00Z">
        <w:r w:rsidR="001216C5">
          <w:t xml:space="preserve"> </w:t>
        </w:r>
        <w:r w:rsidR="001216C5">
          <w:t>izvješta</w:t>
        </w:r>
        <w:r w:rsidR="001216C5">
          <w:t>jna</w:t>
        </w:r>
      </w:ins>
      <w:ins w:id="2669" w:author="Kristijan Vrabec (kvrabec)" w:date="2018-12-10T18:49:00Z">
        <w:r w:rsidR="00793CDB">
          <w:t xml:space="preserve"> datoteka o </w:t>
        </w:r>
      </w:ins>
      <w:ins w:id="2670" w:author="Kristijan Vrabec (kvrabec)" w:date="2018-12-10T18:50:00Z">
        <w:r w:rsidR="00793CDB">
          <w:t>treniraju, te ukoliko ne postoji, diže grešk</w:t>
        </w:r>
      </w:ins>
      <w:ins w:id="2671" w:author="Kristijan Vrabec (kvrabec)" w:date="2018-12-10T18:51:00Z">
        <w:r w:rsidR="00793CDB">
          <w:t>u</w:t>
        </w:r>
      </w:ins>
      <w:ins w:id="2672" w:author="Kristijan Vrabec (kvrabec)" w:date="2018-12-10T18:50:00Z">
        <w:r w:rsidR="00793CDB">
          <w:t xml:space="preserve"> (eng </w:t>
        </w:r>
      </w:ins>
      <w:proofErr w:type="spellStart"/>
      <w:ins w:id="2673" w:author="Kristijan Vrabec (kvrabec)" w:date="2018-12-10T18:51:00Z">
        <w:r w:rsidR="00793CDB">
          <w:rPr>
            <w:i/>
          </w:rPr>
          <w:t>error</w:t>
        </w:r>
      </w:ins>
      <w:proofErr w:type="spellEnd"/>
      <w:ins w:id="2674" w:author="Kristijan Vrabec (kvrabec)" w:date="2018-12-10T18:50:00Z">
        <w:r w:rsidR="00793CDB">
          <w:t>),</w:t>
        </w:r>
      </w:ins>
      <w:ins w:id="2675" w:author="Kristijan Vrabec (kvrabec)" w:date="2018-12-10T18:51:00Z">
        <w:r w:rsidR="00793CDB">
          <w:t xml:space="preserve"> tipa „</w:t>
        </w:r>
        <w:proofErr w:type="spellStart"/>
        <w:r w:rsidR="00793CDB" w:rsidRPr="00793CDB">
          <w:rPr>
            <w:rFonts w:ascii="Courier New" w:hAnsi="Courier New" w:cs="Courier New"/>
            <w:color w:val="2B91AF"/>
            <w:szCs w:val="19"/>
            <w:rPrChange w:id="2676" w:author="Kristijan Vrabec (kvrabec)" w:date="2018-12-10T18:51:00Z">
              <w:rPr>
                <w:rFonts w:ascii="Consolas" w:hAnsi="Consolas" w:cs="Consolas"/>
                <w:color w:val="2B91AF"/>
                <w:sz w:val="19"/>
                <w:szCs w:val="19"/>
              </w:rPr>
            </w:rPrChange>
          </w:rPr>
          <w:t>FileNotFoundError</w:t>
        </w:r>
        <w:proofErr w:type="spellEnd"/>
        <w:r w:rsidR="00793CDB">
          <w:t>“</w:t>
        </w:r>
      </w:ins>
      <w:ins w:id="2677" w:author="Kristijan Vrabec (kvrabec)" w:date="2018-12-10T18:50:00Z">
        <w:r w:rsidR="00793CDB">
          <w:t xml:space="preserve"> koj</w:t>
        </w:r>
      </w:ins>
      <w:ins w:id="2678" w:author="Kristijan Vrabec (kvrabec)" w:date="2018-12-10T18:51:00Z">
        <w:r w:rsidR="00793CDB">
          <w:t>a</w:t>
        </w:r>
      </w:ins>
      <w:ins w:id="2679" w:author="Kristijan Vrabec (kvrabec)" w:date="2018-12-10T18:50:00Z">
        <w:r w:rsidR="00793CDB">
          <w:t xml:space="preserve"> </w:t>
        </w:r>
      </w:ins>
      <w:ins w:id="2680" w:author="Kristijan Vrabec (kvrabec)" w:date="2018-12-10T18:51:00Z">
        <w:r w:rsidR="00793CDB">
          <w:t xml:space="preserve">javlja da jedna od datoteka nije pronađena te da je potrebno </w:t>
        </w:r>
      </w:ins>
      <w:ins w:id="2681" w:author="Kristijan Vrabec (kvrabec)" w:date="2018-12-10T19:28:00Z">
        <w:r w:rsidR="00517F6D">
          <w:t>ponoviti postupak</w:t>
        </w:r>
      </w:ins>
      <w:ins w:id="2682" w:author="Kristijan Vrabec (kvrabec)" w:date="2018-12-10T18:51:00Z">
        <w:r w:rsidR="00793CDB">
          <w:t xml:space="preserve"> trenira</w:t>
        </w:r>
      </w:ins>
      <w:ins w:id="2683" w:author="Kristijan Vrabec (kvrabec)" w:date="2018-12-10T19:28:00Z">
        <w:r w:rsidR="00517F6D">
          <w:t>nja</w:t>
        </w:r>
      </w:ins>
      <w:ins w:id="2684" w:author="Kristijan Vrabec (kvrabec)" w:date="2018-12-10T18:51:00Z">
        <w:r w:rsidR="00793CDB">
          <w:t>.</w:t>
        </w:r>
      </w:ins>
      <w:ins w:id="2685" w:author="Kristijan Vrabec (kvrabec)" w:date="2018-12-10T18:50:00Z">
        <w:r w:rsidR="00793CDB">
          <w:t xml:space="preserve"> </w:t>
        </w:r>
      </w:ins>
      <w:ins w:id="2686" w:author="Kristijan Vrabec (kvrabec)" w:date="2018-12-10T18:56:00Z">
        <w:r w:rsidR="00793CDB">
          <w:t>No ako sve datoteke postoje, u varijablu „</w:t>
        </w:r>
        <w:proofErr w:type="spellStart"/>
        <w:r w:rsidR="00793CDB" w:rsidRPr="00793CDB">
          <w:rPr>
            <w:rFonts w:ascii="Courier New" w:hAnsi="Courier New" w:cs="Courier New"/>
            <w:color w:val="000000"/>
            <w:szCs w:val="19"/>
            <w:rPrChange w:id="2687" w:author="Kristijan Vrabec (kvrabec)" w:date="2018-12-10T18:56:00Z">
              <w:rPr>
                <w:rFonts w:ascii="Consolas" w:hAnsi="Consolas" w:cs="Consolas"/>
                <w:color w:val="000000"/>
                <w:sz w:val="19"/>
                <w:szCs w:val="19"/>
              </w:rPr>
            </w:rPrChange>
          </w:rPr>
          <w:t>graph_files</w:t>
        </w:r>
        <w:proofErr w:type="spellEnd"/>
        <w:r w:rsidR="00793CDB">
          <w:t xml:space="preserve">“ se spremaju sve datoteke koje su generirane </w:t>
        </w:r>
      </w:ins>
      <w:ins w:id="2688" w:author="Kristijan Vrabec (kvrabec)" w:date="2018-12-10T18:57:00Z">
        <w:r w:rsidR="00793CDB">
          <w:t>tijekom</w:t>
        </w:r>
      </w:ins>
      <w:ins w:id="2689" w:author="Kristijan Vrabec (kvrabec)" w:date="2018-12-10T18:58:00Z">
        <w:r w:rsidR="001216C5">
          <w:t xml:space="preserve"> prijašnjeg</w:t>
        </w:r>
      </w:ins>
      <w:ins w:id="2690" w:author="Kristijan Vrabec (kvrabec)" w:date="2018-12-10T18:57:00Z">
        <w:r w:rsidR="00793CDB">
          <w:t xml:space="preserve"> procesa treniranja.</w:t>
        </w:r>
      </w:ins>
      <w:ins w:id="2691" w:author="Kristijan Vrabec (kvrabec)" w:date="2018-12-10T18:56:00Z">
        <w:r w:rsidR="00793CDB">
          <w:t xml:space="preserve"> </w:t>
        </w:r>
      </w:ins>
    </w:p>
    <w:bookmarkStart w:id="2692" w:name="_MON_1605974124"/>
    <w:bookmarkEnd w:id="2692"/>
    <w:p w14:paraId="7EC5C2FC" w14:textId="77777777" w:rsidR="001216C5" w:rsidRDefault="001216C5" w:rsidP="001216C5">
      <w:pPr>
        <w:pStyle w:val="NoSpacing"/>
        <w:keepNext/>
        <w:rPr>
          <w:ins w:id="2693" w:author="Kristijan Vrabec (kvrabec)" w:date="2018-12-10T19:00:00Z"/>
        </w:rPr>
        <w:pPrChange w:id="2694" w:author="Kristijan Vrabec (kvrabec)" w:date="2018-12-10T19:00:00Z">
          <w:pPr>
            <w:pStyle w:val="NoSpacing"/>
          </w:pPr>
        </w:pPrChange>
      </w:pPr>
      <w:ins w:id="2695" w:author="Kristijan Vrabec (kvrabec)" w:date="2018-12-10T19:00:00Z">
        <w:r>
          <w:object w:dxaOrig="9072" w:dyaOrig="3169" w14:anchorId="088502BF">
            <v:shape id="_x0000_i2108" type="#_x0000_t75" style="width:453.75pt;height:158.25pt" o:ole="">
              <v:imagedata r:id="rId63" o:title=""/>
            </v:shape>
            <o:OLEObject Type="Embed" ProgID="Word.Document.12" ShapeID="_x0000_i2108" DrawAspect="Content" ObjectID="_1605980828" r:id="rId64">
              <o:FieldCodes>\s</o:FieldCodes>
            </o:OLEObject>
          </w:object>
        </w:r>
      </w:ins>
    </w:p>
    <w:p w14:paraId="79068502" w14:textId="121723E4" w:rsidR="001216C5" w:rsidRPr="001216C5" w:rsidRDefault="001216C5" w:rsidP="001216C5">
      <w:pPr>
        <w:pStyle w:val="NoSpacing"/>
        <w:rPr>
          <w:ins w:id="2696" w:author="Kristijan Vrabec (kvrabec)" w:date="2018-12-10T19:00:00Z"/>
          <w:i/>
          <w:iCs/>
          <w:color w:val="44546A" w:themeColor="text2"/>
          <w:sz w:val="20"/>
          <w:szCs w:val="18"/>
          <w:rPrChange w:id="2697" w:author="Kristijan Vrabec (kvrabec)" w:date="2018-12-10T19:01:00Z">
            <w:rPr>
              <w:ins w:id="2698" w:author="Kristijan Vrabec (kvrabec)" w:date="2018-12-10T19:00:00Z"/>
            </w:rPr>
          </w:rPrChange>
        </w:rPr>
        <w:pPrChange w:id="2699" w:author="Kristijan Vrabec (kvrabec)" w:date="2018-12-10T19:01:00Z">
          <w:pPr>
            <w:pStyle w:val="NoSpacing"/>
          </w:pPr>
        </w:pPrChange>
      </w:pPr>
      <w:ins w:id="2700" w:author="Kristijan Vrabec (kvrabec)" w:date="2018-12-10T19:00:00Z">
        <w:r w:rsidRPr="001216C5">
          <w:rPr>
            <w:i/>
            <w:iCs/>
            <w:color w:val="44546A" w:themeColor="text2"/>
            <w:sz w:val="20"/>
            <w:szCs w:val="18"/>
            <w:rPrChange w:id="2701" w:author="Kristijan Vrabec (kvrabec)" w:date="2018-12-10T19:01:00Z">
              <w:rPr/>
            </w:rPrChange>
          </w:rPr>
          <w:t xml:space="preserve">Kod </w:t>
        </w:r>
        <w:r w:rsidRPr="001216C5">
          <w:rPr>
            <w:i/>
            <w:iCs/>
            <w:color w:val="44546A" w:themeColor="text2"/>
            <w:sz w:val="20"/>
            <w:szCs w:val="18"/>
            <w:rPrChange w:id="2702" w:author="Kristijan Vrabec (kvrabec)" w:date="2018-12-10T19:01:00Z">
              <w:rPr/>
            </w:rPrChange>
          </w:rPr>
          <w:fldChar w:fldCharType="begin"/>
        </w:r>
        <w:r w:rsidRPr="001216C5">
          <w:rPr>
            <w:i/>
            <w:iCs/>
            <w:color w:val="44546A" w:themeColor="text2"/>
            <w:sz w:val="20"/>
            <w:szCs w:val="18"/>
            <w:rPrChange w:id="2703" w:author="Kristijan Vrabec (kvrabec)" w:date="2018-12-10T19:01:00Z">
              <w:rPr/>
            </w:rPrChange>
          </w:rPr>
          <w:instrText xml:space="preserve"> SEQ Kod \* ARABIC </w:instrText>
        </w:r>
      </w:ins>
      <w:r w:rsidRPr="001216C5">
        <w:rPr>
          <w:i/>
          <w:iCs/>
          <w:color w:val="44546A" w:themeColor="text2"/>
          <w:sz w:val="20"/>
          <w:szCs w:val="18"/>
          <w:rPrChange w:id="2704" w:author="Kristijan Vrabec (kvrabec)" w:date="2018-12-10T19:01:00Z">
            <w:rPr/>
          </w:rPrChange>
        </w:rPr>
        <w:fldChar w:fldCharType="separate"/>
      </w:r>
      <w:ins w:id="2705" w:author="Kristijan Vrabec (kvrabec)" w:date="2018-12-10T19:34:00Z">
        <w:r w:rsidR="00895B34">
          <w:rPr>
            <w:i/>
            <w:iCs/>
            <w:noProof/>
            <w:color w:val="44546A" w:themeColor="text2"/>
            <w:sz w:val="20"/>
            <w:szCs w:val="18"/>
          </w:rPr>
          <w:t>16</w:t>
        </w:r>
      </w:ins>
      <w:ins w:id="2706" w:author="Kristijan Vrabec (kvrabec)" w:date="2018-12-10T19:00:00Z">
        <w:r w:rsidRPr="001216C5">
          <w:rPr>
            <w:i/>
            <w:iCs/>
            <w:color w:val="44546A" w:themeColor="text2"/>
            <w:sz w:val="20"/>
            <w:szCs w:val="18"/>
            <w:rPrChange w:id="2707" w:author="Kristijan Vrabec (kvrabec)" w:date="2018-12-10T19:01:00Z">
              <w:rPr/>
            </w:rPrChange>
          </w:rPr>
          <w:fldChar w:fldCharType="end"/>
        </w:r>
        <w:r w:rsidRPr="001216C5">
          <w:rPr>
            <w:i/>
            <w:iCs/>
            <w:color w:val="44546A" w:themeColor="text2"/>
            <w:sz w:val="20"/>
            <w:szCs w:val="18"/>
            <w:rPrChange w:id="2708" w:author="Kristijan Vrabec (kvrabec)" w:date="2018-12-10T19:01:00Z">
              <w:rPr/>
            </w:rPrChange>
          </w:rPr>
          <w:t xml:space="preserve"> Provjera postajanja izvještaja treniranja</w:t>
        </w:r>
      </w:ins>
      <w:ins w:id="2709" w:author="Kristijan Vrabec (kvrabec)" w:date="2018-12-10T19:01:00Z">
        <w:r>
          <w:rPr>
            <w:i/>
            <w:iCs/>
            <w:color w:val="44546A" w:themeColor="text2"/>
            <w:sz w:val="20"/>
            <w:szCs w:val="18"/>
          </w:rPr>
          <w:t xml:space="preserve"> u iterate.py</w:t>
        </w:r>
      </w:ins>
    </w:p>
    <w:p w14:paraId="06A1F425" w14:textId="77777777" w:rsidR="001216C5" w:rsidRDefault="001216C5" w:rsidP="001216C5">
      <w:pPr>
        <w:pStyle w:val="NoSpacing"/>
        <w:rPr>
          <w:ins w:id="2710" w:author="Kristijan Vrabec (kvrabec)" w:date="2018-12-10T19:00:00Z"/>
        </w:rPr>
        <w:pPrChange w:id="2711" w:author="Kristijan Vrabec (kvrabec)" w:date="2018-12-10T19:00:00Z">
          <w:pPr/>
        </w:pPrChange>
      </w:pPr>
    </w:p>
    <w:p w14:paraId="778DCCBB" w14:textId="40D760B3" w:rsidR="003E1C5E" w:rsidRDefault="00793CDB" w:rsidP="003E1C5E">
      <w:pPr>
        <w:rPr>
          <w:ins w:id="2712" w:author="Kristijan Vrabec (kvrabec)" w:date="2018-12-10T18:39:00Z"/>
        </w:rPr>
        <w:pPrChange w:id="2713" w:author="Kristijan Vrabec (kvrabec)" w:date="2018-12-10T18:44:00Z">
          <w:pPr>
            <w:pStyle w:val="NoSpacing"/>
          </w:pPr>
        </w:pPrChange>
      </w:pPr>
      <w:ins w:id="2714" w:author="Kristijan Vrabec (kvrabec)" w:date="2018-12-10T18:57:00Z">
        <w:r>
          <w:lastRenderedPageBreak/>
          <w:t>Treniranje</w:t>
        </w:r>
      </w:ins>
      <w:ins w:id="2715" w:author="Kristijan Vrabec (kvrabec)" w:date="2018-12-10T18:52:00Z">
        <w:r>
          <w:t xml:space="preserve"> </w:t>
        </w:r>
      </w:ins>
      <w:ins w:id="2716" w:author="Kristijan Vrabec (kvrabec)" w:date="2018-12-10T18:57:00Z">
        <w:r>
          <w:t xml:space="preserve">počinje </w:t>
        </w:r>
      </w:ins>
      <w:ins w:id="2717" w:author="Kristijan Vrabec (kvrabec)" w:date="2018-12-10T18:52:00Z">
        <w:r>
          <w:t>učitava</w:t>
        </w:r>
      </w:ins>
      <w:ins w:id="2718" w:author="Kristijan Vrabec (kvrabec)" w:date="2018-12-10T18:57:00Z">
        <w:r>
          <w:t>njem</w:t>
        </w:r>
      </w:ins>
      <w:ins w:id="2719" w:author="Kristijan Vrabec (kvrabec)" w:date="2018-12-10T18:52:00Z">
        <w:r>
          <w:t xml:space="preserve"> paramet</w:t>
        </w:r>
      </w:ins>
      <w:ins w:id="2720" w:author="Kristijan Vrabec (kvrabec)" w:date="2018-12-10T18:57:00Z">
        <w:r>
          <w:t>a</w:t>
        </w:r>
      </w:ins>
      <w:ins w:id="2721" w:author="Kristijan Vrabec (kvrabec)" w:date="2018-12-10T18:52:00Z">
        <w:r>
          <w:t>r</w:t>
        </w:r>
      </w:ins>
      <w:ins w:id="2722" w:author="Kristijan Vrabec (kvrabec)" w:date="2018-12-10T18:57:00Z">
        <w:r>
          <w:t>a</w:t>
        </w:r>
      </w:ins>
      <w:ins w:id="2723" w:author="Kristijan Vrabec (kvrabec)" w:date="2018-12-10T18:52:00Z">
        <w:r>
          <w:t xml:space="preserve"> konfiguracije iz konfiguracijske datoteke. Zatim se podjel</w:t>
        </w:r>
      </w:ins>
      <w:ins w:id="2724" w:author="Kristijan Vrabec (kvrabec)" w:date="2018-12-10T18:57:00Z">
        <w:r w:rsidR="00961EF0">
          <w:t>i</w:t>
        </w:r>
      </w:ins>
      <w:ins w:id="2725" w:author="Kristijan Vrabec (kvrabec)" w:date="2018-12-10T18:52:00Z">
        <w:r>
          <w:t xml:space="preserve"> </w:t>
        </w:r>
      </w:ins>
      <w:ins w:id="2726" w:author="Kristijan Vrabec (kvrabec)" w:date="2018-12-10T18:57:00Z">
        <w:r w:rsidR="00961EF0">
          <w:t xml:space="preserve">ulazni set podataka </w:t>
        </w:r>
      </w:ins>
      <w:ins w:id="2727" w:author="Kristijan Vrabec (kvrabec)" w:date="2018-12-10T18:52:00Z">
        <w:r>
          <w:t>na trening i test setove, te se generira deskriptivno ime modela, kako bi poslije jednostavnije odredili</w:t>
        </w:r>
      </w:ins>
      <w:ins w:id="2728" w:author="Kristijan Vrabec (kvrabec)" w:date="2018-12-10T18:53:00Z">
        <w:r>
          <w:t xml:space="preserve"> koju konfiguraciju koristi određeni model. Zatim se modelu postavljaju parametri pomoću funkcije „</w:t>
        </w:r>
      </w:ins>
      <w:proofErr w:type="spellStart"/>
      <w:ins w:id="2729" w:author="Kristijan Vrabec (kvrabec)" w:date="2018-12-10T18:54:00Z">
        <w:r w:rsidRPr="00793CDB">
          <w:rPr>
            <w:rFonts w:ascii="Courier New" w:hAnsi="Courier New" w:cs="Courier New"/>
            <w:color w:val="000000"/>
            <w:szCs w:val="19"/>
            <w:rPrChange w:id="2730" w:author="Kristijan Vrabec (kvrabec)" w:date="2018-12-10T18:54:00Z">
              <w:rPr>
                <w:rFonts w:ascii="Consolas" w:hAnsi="Consolas" w:cs="Consolas"/>
                <w:color w:val="000000"/>
                <w:sz w:val="19"/>
                <w:szCs w:val="19"/>
              </w:rPr>
            </w:rPrChange>
          </w:rPr>
          <w:t>set_parametars</w:t>
        </w:r>
        <w:proofErr w:type="spellEnd"/>
        <w:r w:rsidRPr="00793CDB">
          <w:rPr>
            <w:rFonts w:ascii="Courier New" w:hAnsi="Courier New" w:cs="Courier New"/>
            <w:color w:val="000000"/>
            <w:szCs w:val="19"/>
            <w:rPrChange w:id="2731" w:author="Kristijan Vrabec (kvrabec)" w:date="2018-12-10T18:54:00Z">
              <w:rPr>
                <w:rFonts w:ascii="Consolas" w:hAnsi="Consolas" w:cs="Consolas"/>
                <w:color w:val="000000"/>
                <w:sz w:val="19"/>
                <w:szCs w:val="19"/>
              </w:rPr>
            </w:rPrChange>
          </w:rPr>
          <w:t>()</w:t>
        </w:r>
      </w:ins>
      <w:ins w:id="2732" w:author="Kristijan Vrabec (kvrabec)" w:date="2018-12-10T18:53:00Z">
        <w:r>
          <w:t>“</w:t>
        </w:r>
      </w:ins>
      <w:ins w:id="2733" w:author="Kristijan Vrabec (kvrabec)" w:date="2018-12-10T18:54:00Z">
        <w:r>
          <w:t xml:space="preserve"> te se pokreće trening modela. Kompletna logika se nalazi u </w:t>
        </w:r>
      </w:ins>
      <w:ins w:id="2734" w:author="Kristijan Vrabec (kvrabec)" w:date="2018-12-10T18:55:00Z">
        <w:r>
          <w:t xml:space="preserve">petlji, te se vrti onoliko puta koliko ima konfiguracija u konfiguracijskoj datoteci, a to je 21. Nakon završetka treninga, </w:t>
        </w:r>
      </w:ins>
      <w:ins w:id="2735" w:author="Kristijan Vrabec (kvrabec)" w:date="2018-12-10T18:58:00Z">
        <w:r w:rsidR="001216C5">
          <w:t xml:space="preserve">u varijablu </w:t>
        </w:r>
        <w:r w:rsidR="001216C5">
          <w:t>„</w:t>
        </w:r>
        <w:proofErr w:type="spellStart"/>
        <w:r w:rsidR="001216C5" w:rsidRPr="00A34B9D">
          <w:rPr>
            <w:rFonts w:ascii="Courier New" w:hAnsi="Courier New" w:cs="Courier New"/>
            <w:color w:val="000000"/>
            <w:szCs w:val="19"/>
          </w:rPr>
          <w:t>graph_files</w:t>
        </w:r>
        <w:proofErr w:type="spellEnd"/>
        <w:r w:rsidR="001216C5">
          <w:t>“</w:t>
        </w:r>
        <w:r w:rsidR="001216C5">
          <w:t xml:space="preserve"> se spremaju novonastali izvještaji o treniranju.</w:t>
        </w:r>
      </w:ins>
    </w:p>
    <w:p w14:paraId="37635859" w14:textId="77777777" w:rsidR="001216C5" w:rsidRDefault="00767E9F" w:rsidP="001216C5">
      <w:pPr>
        <w:keepNext/>
        <w:rPr>
          <w:ins w:id="2736" w:author="Kristijan Vrabec (kvrabec)" w:date="2018-12-10T19:01:00Z"/>
        </w:rPr>
        <w:pPrChange w:id="2737" w:author="Kristijan Vrabec (kvrabec)" w:date="2018-12-10T19:01:00Z">
          <w:pPr/>
        </w:pPrChange>
      </w:pPr>
      <w:ins w:id="2738" w:author="Kristijan Vrabec (kvrabec)" w:date="2018-12-10T18:39:00Z">
        <w:r>
          <w:t xml:space="preserve"> </w:t>
        </w:r>
      </w:ins>
      <w:bookmarkStart w:id="2739" w:name="_MON_1605972977"/>
      <w:bookmarkEnd w:id="2739"/>
      <w:ins w:id="2740" w:author="Kristijan Vrabec (kvrabec)" w:date="2018-12-10T18:41:00Z">
        <w:r w:rsidR="001216C5">
          <w:object w:dxaOrig="9072" w:dyaOrig="6522" w14:anchorId="3BFAA332">
            <v:shape id="_x0000_i2106" type="#_x0000_t75" style="width:453.75pt;height:326.25pt" o:ole="">
              <v:imagedata r:id="rId65" o:title=""/>
            </v:shape>
            <o:OLEObject Type="Embed" ProgID="Word.Document.12" ShapeID="_x0000_i2106" DrawAspect="Content" ObjectID="_1605980829" r:id="rId66">
              <o:FieldCodes>\s</o:FieldCodes>
            </o:OLEObject>
          </w:object>
        </w:r>
      </w:ins>
    </w:p>
    <w:p w14:paraId="0E096565" w14:textId="44AA9CA6" w:rsidR="001216C5" w:rsidRDefault="001216C5" w:rsidP="001216C5">
      <w:pPr>
        <w:pStyle w:val="NoSpacing"/>
        <w:rPr>
          <w:ins w:id="2741" w:author="Kristijan Vrabec (kvrabec)" w:date="2018-12-10T19:02:00Z"/>
          <w:i/>
          <w:iCs/>
          <w:color w:val="44546A" w:themeColor="text2"/>
          <w:sz w:val="20"/>
          <w:szCs w:val="18"/>
        </w:rPr>
      </w:pPr>
      <w:ins w:id="2742" w:author="Kristijan Vrabec (kvrabec)" w:date="2018-12-10T19:01:00Z">
        <w:r w:rsidRPr="001216C5">
          <w:rPr>
            <w:i/>
            <w:iCs/>
            <w:color w:val="44546A" w:themeColor="text2"/>
            <w:sz w:val="20"/>
            <w:szCs w:val="18"/>
            <w:rPrChange w:id="2743" w:author="Kristijan Vrabec (kvrabec)" w:date="2018-12-10T19:01:00Z">
              <w:rPr/>
            </w:rPrChange>
          </w:rPr>
          <w:t xml:space="preserve">Kod </w:t>
        </w:r>
        <w:r w:rsidRPr="001216C5">
          <w:rPr>
            <w:i/>
            <w:iCs/>
            <w:color w:val="44546A" w:themeColor="text2"/>
            <w:sz w:val="20"/>
            <w:szCs w:val="18"/>
            <w:rPrChange w:id="2744" w:author="Kristijan Vrabec (kvrabec)" w:date="2018-12-10T19:01:00Z">
              <w:rPr/>
            </w:rPrChange>
          </w:rPr>
          <w:fldChar w:fldCharType="begin"/>
        </w:r>
        <w:r w:rsidRPr="001216C5">
          <w:rPr>
            <w:i/>
            <w:iCs/>
            <w:color w:val="44546A" w:themeColor="text2"/>
            <w:sz w:val="20"/>
            <w:szCs w:val="18"/>
            <w:rPrChange w:id="2745" w:author="Kristijan Vrabec (kvrabec)" w:date="2018-12-10T19:01:00Z">
              <w:rPr/>
            </w:rPrChange>
          </w:rPr>
          <w:instrText xml:space="preserve"> SEQ Kod \* ARABIC </w:instrText>
        </w:r>
      </w:ins>
      <w:r w:rsidRPr="001216C5">
        <w:rPr>
          <w:i/>
          <w:iCs/>
          <w:color w:val="44546A" w:themeColor="text2"/>
          <w:sz w:val="20"/>
          <w:szCs w:val="18"/>
          <w:rPrChange w:id="2746" w:author="Kristijan Vrabec (kvrabec)" w:date="2018-12-10T19:01:00Z">
            <w:rPr/>
          </w:rPrChange>
        </w:rPr>
        <w:fldChar w:fldCharType="separate"/>
      </w:r>
      <w:ins w:id="2747" w:author="Kristijan Vrabec (kvrabec)" w:date="2018-12-10T19:34:00Z">
        <w:r w:rsidR="00895B34">
          <w:rPr>
            <w:i/>
            <w:iCs/>
            <w:noProof/>
            <w:color w:val="44546A" w:themeColor="text2"/>
            <w:sz w:val="20"/>
            <w:szCs w:val="18"/>
          </w:rPr>
          <w:t>17</w:t>
        </w:r>
      </w:ins>
      <w:ins w:id="2748" w:author="Kristijan Vrabec (kvrabec)" w:date="2018-12-10T19:01:00Z">
        <w:r w:rsidRPr="001216C5">
          <w:rPr>
            <w:i/>
            <w:iCs/>
            <w:color w:val="44546A" w:themeColor="text2"/>
            <w:sz w:val="20"/>
            <w:szCs w:val="18"/>
            <w:rPrChange w:id="2749" w:author="Kristijan Vrabec (kvrabec)" w:date="2018-12-10T19:01:00Z">
              <w:rPr/>
            </w:rPrChange>
          </w:rPr>
          <w:fldChar w:fldCharType="end"/>
        </w:r>
        <w:r w:rsidRPr="001216C5">
          <w:rPr>
            <w:i/>
            <w:iCs/>
            <w:color w:val="44546A" w:themeColor="text2"/>
            <w:sz w:val="20"/>
            <w:szCs w:val="18"/>
            <w:rPrChange w:id="2750" w:author="Kristijan Vrabec (kvrabec)" w:date="2018-12-10T19:01:00Z">
              <w:rPr/>
            </w:rPrChange>
          </w:rPr>
          <w:t xml:space="preserve"> Iterativno treniranje u iterate.py</w:t>
        </w:r>
      </w:ins>
    </w:p>
    <w:p w14:paraId="4EA278EA" w14:textId="77777777" w:rsidR="009C74BF" w:rsidRPr="001216C5" w:rsidRDefault="009C74BF" w:rsidP="001216C5">
      <w:pPr>
        <w:pStyle w:val="NoSpacing"/>
        <w:rPr>
          <w:ins w:id="2751" w:author="Kristijan Vrabec (kvrabec)" w:date="2018-12-10T19:01:00Z"/>
          <w:i/>
          <w:iCs/>
          <w:color w:val="44546A" w:themeColor="text2"/>
          <w:sz w:val="20"/>
          <w:szCs w:val="18"/>
          <w:rPrChange w:id="2752" w:author="Kristijan Vrabec (kvrabec)" w:date="2018-12-10T19:01:00Z">
            <w:rPr>
              <w:ins w:id="2753" w:author="Kristijan Vrabec (kvrabec)" w:date="2018-12-10T19:01:00Z"/>
            </w:rPr>
          </w:rPrChange>
        </w:rPr>
        <w:pPrChange w:id="2754" w:author="Kristijan Vrabec (kvrabec)" w:date="2018-12-10T19:01:00Z">
          <w:pPr/>
        </w:pPrChange>
      </w:pPr>
    </w:p>
    <w:p w14:paraId="2386B8F3" w14:textId="77777777" w:rsidR="009C74BF" w:rsidRDefault="009C74BF" w:rsidP="009C74BF">
      <w:pPr>
        <w:pStyle w:val="Heading3"/>
        <w:rPr>
          <w:ins w:id="2755" w:author="Kristijan Vrabec (kvrabec)" w:date="2018-12-10T19:02:00Z"/>
        </w:rPr>
      </w:pPr>
      <w:ins w:id="2756" w:author="Kristijan Vrabec (kvrabec)" w:date="2018-12-10T19:02:00Z">
        <w:r>
          <w:t>Rezultati mijenjanja parametara</w:t>
        </w:r>
      </w:ins>
    </w:p>
    <w:p w14:paraId="458340DC" w14:textId="77777777" w:rsidR="00F92B87" w:rsidRDefault="00AC0CE7" w:rsidP="00E56856">
      <w:pPr>
        <w:rPr>
          <w:ins w:id="2757" w:author="Kristijan Vrabec (kvrabec)" w:date="2018-12-10T19:48:00Z"/>
        </w:rPr>
      </w:pPr>
      <w:ins w:id="2758" w:author="Kristijan Vrabec (kvrabec)" w:date="2018-12-10T19:11:00Z">
        <w:r>
          <w:t>Nakon završetka treniranja, dobiju se 42 datote</w:t>
        </w:r>
      </w:ins>
      <w:ins w:id="2759" w:author="Kristijan Vrabec (kvrabec)" w:date="2018-12-10T19:12:00Z">
        <w:r>
          <w:t>ke u mapi „</w:t>
        </w:r>
        <w:proofErr w:type="spellStart"/>
        <w:r w:rsidRPr="00AC0CE7">
          <w:rPr>
            <w:rFonts w:ascii="Courier New" w:hAnsi="Courier New" w:cs="Courier New"/>
            <w:rPrChange w:id="2760" w:author="Kristijan Vrabec (kvrabec)" w:date="2018-12-10T19:12:00Z">
              <w:rPr/>
            </w:rPrChange>
          </w:rPr>
          <w:t>iterationData</w:t>
        </w:r>
        <w:proofErr w:type="spellEnd"/>
        <w:r>
          <w:t>“</w:t>
        </w:r>
      </w:ins>
      <w:ins w:id="2761" w:author="Kristijan Vrabec (kvrabec)" w:date="2018-12-10T19:38:00Z">
        <w:r w:rsidR="00E56856">
          <w:t>, od kojih su pola izvještaju, a ostala polovica modeli.</w:t>
        </w:r>
      </w:ins>
      <w:ins w:id="2762" w:author="Kristijan Vrabec (kvrabec)" w:date="2018-12-10T19:12:00Z">
        <w:r>
          <w:t xml:space="preserve"> </w:t>
        </w:r>
      </w:ins>
      <w:ins w:id="2763" w:author="Kristijan Vrabec (kvrabec)" w:date="2018-12-10T19:38:00Z">
        <w:r w:rsidR="00E56856">
          <w:t xml:space="preserve">Izvještaji se mogu prikazati </w:t>
        </w:r>
      </w:ins>
      <w:ins w:id="2764" w:author="Kristijan Vrabec (kvrabec)" w:date="2018-12-10T19:35:00Z">
        <w:r w:rsidR="00E56856">
          <w:t xml:space="preserve">na grafovima segmentiranim po jednom parametru koji se mijenja </w:t>
        </w:r>
      </w:ins>
      <w:ins w:id="2765" w:author="Kristijan Vrabec (kvrabec)" w:date="2018-12-10T19:36:00Z">
        <w:r w:rsidR="00E56856">
          <w:t xml:space="preserve">u konfiguraciji, </w:t>
        </w:r>
      </w:ins>
      <w:ins w:id="2766" w:author="Kristijan Vrabec (kvrabec)" w:date="2018-12-10T19:37:00Z">
        <w:r w:rsidR="00E56856">
          <w:t>te za svaki parametar koji mijenjamo postoje 3 konfiguracije sa različitim stopama učenja</w:t>
        </w:r>
      </w:ins>
      <w:ins w:id="2767" w:author="Kristijan Vrabec (kvrabec)" w:date="2018-12-10T19:39:00Z">
        <w:r w:rsidR="00E56856">
          <w:t xml:space="preserve">. </w:t>
        </w:r>
      </w:ins>
    </w:p>
    <w:p w14:paraId="0DCE952F" w14:textId="53FDCBC6" w:rsidR="00F92B87" w:rsidRDefault="00F92B87" w:rsidP="00E56856">
      <w:pPr>
        <w:rPr>
          <w:ins w:id="2768" w:author="Kristijan Vrabec (kvrabec)" w:date="2018-12-10T19:22:00Z"/>
        </w:rPr>
        <w:pPrChange w:id="2769" w:author="Kristijan Vrabec (kvrabec)" w:date="2018-12-10T19:39:00Z">
          <w:pPr>
            <w:pStyle w:val="NoSpacing"/>
          </w:pPr>
        </w:pPrChange>
      </w:pPr>
      <w:ins w:id="2770" w:author="Kristijan Vrabec (kvrabec)" w:date="2018-12-10T19:44:00Z">
        <w:r>
          <w:lastRenderedPageBreak/>
          <w:t>Ukupna prosječna točnost</w:t>
        </w:r>
      </w:ins>
      <w:ins w:id="2771" w:author="Kristijan Vrabec (kvrabec)" w:date="2018-12-10T19:56:00Z">
        <w:r w:rsidR="005A0F97">
          <w:t xml:space="preserve"> je </w:t>
        </w:r>
      </w:ins>
      <w:ins w:id="2772" w:author="Kristijan Vrabec (kvrabec)" w:date="2018-12-10T19:57:00Z">
        <w:r w:rsidR="005A0F97">
          <w:t>97.76%</w:t>
        </w:r>
        <w:r w:rsidR="00B53FE7">
          <w:t>, čime je prosjek lošiji od prije istreniran</w:t>
        </w:r>
      </w:ins>
      <w:ins w:id="2773" w:author="Kristijan Vrabec (kvrabec)" w:date="2018-12-10T19:58:00Z">
        <w:r w:rsidR="00B53FE7">
          <w:t>og modela</w:t>
        </w:r>
      </w:ins>
      <w:ins w:id="2774" w:author="Kristijan Vrabec (kvrabec)" w:date="2018-12-10T20:00:00Z">
        <w:r w:rsidR="007C6FB8">
          <w:t xml:space="preserve"> za 0.02%</w:t>
        </w:r>
      </w:ins>
      <w:ins w:id="2775" w:author="Kristijan Vrabec (kvrabec)" w:date="2018-12-10T19:58:00Z">
        <w:r w:rsidR="00B53FE7">
          <w:t>, dok je ukupna prosječna validacijska točnost 9</w:t>
        </w:r>
      </w:ins>
      <w:ins w:id="2776" w:author="Kristijan Vrabec (kvrabec)" w:date="2018-12-10T19:59:00Z">
        <w:r w:rsidR="00B53FE7">
          <w:t>6</w:t>
        </w:r>
      </w:ins>
      <w:ins w:id="2777" w:author="Kristijan Vrabec (kvrabec)" w:date="2018-12-10T19:58:00Z">
        <w:r w:rsidR="00B53FE7">
          <w:t>.</w:t>
        </w:r>
      </w:ins>
      <w:ins w:id="2778" w:author="Kristijan Vrabec (kvrabec)" w:date="2018-12-10T19:59:00Z">
        <w:r w:rsidR="00B53FE7">
          <w:t>9</w:t>
        </w:r>
      </w:ins>
      <w:ins w:id="2779" w:author="Kristijan Vrabec (kvrabec)" w:date="2018-12-10T20:01:00Z">
        <w:r w:rsidR="00923BFE">
          <w:t>9</w:t>
        </w:r>
      </w:ins>
      <w:ins w:id="2780" w:author="Kristijan Vrabec (kvrabec)" w:date="2018-12-10T19:58:00Z">
        <w:r w:rsidR="00B53FE7">
          <w:t>%</w:t>
        </w:r>
      </w:ins>
      <w:ins w:id="2781" w:author="Kristijan Vrabec (kvrabec)" w:date="2018-12-10T20:00:00Z">
        <w:r w:rsidR="007C6FB8">
          <w:t>, što je manje od prijašnje vrijednosti za 0.04%</w:t>
        </w:r>
      </w:ins>
      <w:ins w:id="2782" w:author="Kristijan Vrabec (kvrabec)" w:date="2018-12-10T20:01:00Z">
        <w:r w:rsidR="007C6FB8">
          <w:t>.</w:t>
        </w:r>
      </w:ins>
      <w:ins w:id="2783" w:author="Kristijan Vrabec (kvrabec)" w:date="2018-12-10T20:02:00Z">
        <w:r w:rsidR="00923BFE">
          <w:t xml:space="preserve"> Te su razlike zanemarive, ako u</w:t>
        </w:r>
      </w:ins>
      <w:ins w:id="2784" w:author="Kristijan Vrabec (kvrabec)" w:date="2018-12-10T20:03:00Z">
        <w:r w:rsidR="00923BFE">
          <w:t>zmemo u obzir da su sve konfiguracije ostvarile točnost veću ili jednaku 97.65%</w:t>
        </w:r>
      </w:ins>
      <w:ins w:id="2785" w:author="Kristijan Vrabec (kvrabec)" w:date="2018-12-10T20:04:00Z">
        <w:r w:rsidR="00923BFE">
          <w:t>.</w:t>
        </w:r>
      </w:ins>
    </w:p>
    <w:p w14:paraId="132B8466" w14:textId="77777777" w:rsidR="00895B34" w:rsidRDefault="00517F6D" w:rsidP="00895B34">
      <w:pPr>
        <w:pStyle w:val="NoSpacing"/>
        <w:keepNext/>
        <w:rPr>
          <w:ins w:id="2786" w:author="Kristijan Vrabec (kvrabec)" w:date="2018-12-10T19:34:00Z"/>
        </w:rPr>
        <w:pPrChange w:id="2787" w:author="Kristijan Vrabec (kvrabec)" w:date="2018-12-10T19:34:00Z">
          <w:pPr>
            <w:pStyle w:val="NoSpacing"/>
            <w:keepNext/>
          </w:pPr>
        </w:pPrChange>
      </w:pPr>
      <w:ins w:id="2788" w:author="Kristijan Vrabec (kvrabec)" w:date="2018-12-10T19:22:00Z">
        <w:r>
          <w:rPr>
            <w:noProof/>
          </w:rPr>
          <w:drawing>
            <wp:inline distT="0" distB="0" distL="0" distR="0" wp14:anchorId="1FBF4182" wp14:editId="2E5B2A6B">
              <wp:extent cx="5674995" cy="35052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88" b="1691"/>
                      <a:stretch/>
                    </pic:blipFill>
                    <pic:spPr bwMode="auto">
                      <a:xfrm>
                        <a:off x="0" y="0"/>
                        <a:ext cx="5674995" cy="3505200"/>
                      </a:xfrm>
                      <a:prstGeom prst="rect">
                        <a:avLst/>
                      </a:prstGeom>
                      <a:ln>
                        <a:noFill/>
                      </a:ln>
                      <a:extLst>
                        <a:ext uri="{53640926-AAD7-44D8-BBD7-CCE9431645EC}">
                          <a14:shadowObscured xmlns:a14="http://schemas.microsoft.com/office/drawing/2010/main"/>
                        </a:ext>
                      </a:extLst>
                    </pic:spPr>
                  </pic:pic>
                </a:graphicData>
              </a:graphic>
            </wp:inline>
          </w:drawing>
        </w:r>
      </w:ins>
    </w:p>
    <w:p w14:paraId="531D5B56" w14:textId="30B74CCA" w:rsidR="00895B34" w:rsidRDefault="00E56856" w:rsidP="00895B34">
      <w:pPr>
        <w:pStyle w:val="NoSpacing"/>
        <w:rPr>
          <w:ins w:id="2789" w:author="Kristijan Vrabec (kvrabec)" w:date="2018-12-10T19:41:00Z"/>
          <w:i/>
          <w:iCs/>
          <w:color w:val="44546A" w:themeColor="text2"/>
          <w:sz w:val="20"/>
          <w:szCs w:val="18"/>
        </w:rPr>
      </w:pPr>
      <w:ins w:id="2790" w:author="Kristijan Vrabec (kvrabec)" w:date="2018-12-10T19:42:00Z">
        <w:r>
          <w:rPr>
            <w:i/>
            <w:iCs/>
            <w:color w:val="44546A" w:themeColor="text2"/>
            <w:sz w:val="20"/>
            <w:szCs w:val="18"/>
          </w:rPr>
          <w:br/>
        </w:r>
      </w:ins>
      <w:ins w:id="2791" w:author="Kristijan Vrabec (kvrabec)" w:date="2018-12-10T19:34:00Z">
        <w:r w:rsidR="00895B34" w:rsidRPr="00895B34">
          <w:rPr>
            <w:i/>
            <w:iCs/>
            <w:color w:val="44546A" w:themeColor="text2"/>
            <w:sz w:val="20"/>
            <w:szCs w:val="18"/>
            <w:rPrChange w:id="2792" w:author="Kristijan Vrabec (kvrabec)" w:date="2018-12-10T19:34:00Z">
              <w:rPr/>
            </w:rPrChange>
          </w:rPr>
          <w:t xml:space="preserve">Slika </w:t>
        </w:r>
        <w:r w:rsidR="00895B34" w:rsidRPr="00895B34">
          <w:rPr>
            <w:i/>
            <w:iCs/>
            <w:color w:val="44546A" w:themeColor="text2"/>
            <w:sz w:val="20"/>
            <w:szCs w:val="18"/>
            <w:rPrChange w:id="2793" w:author="Kristijan Vrabec (kvrabec)" w:date="2018-12-10T19:34:00Z">
              <w:rPr/>
            </w:rPrChange>
          </w:rPr>
          <w:fldChar w:fldCharType="begin"/>
        </w:r>
        <w:r w:rsidR="00895B34" w:rsidRPr="00895B34">
          <w:rPr>
            <w:i/>
            <w:iCs/>
            <w:color w:val="44546A" w:themeColor="text2"/>
            <w:sz w:val="20"/>
            <w:szCs w:val="18"/>
            <w:rPrChange w:id="2794" w:author="Kristijan Vrabec (kvrabec)" w:date="2018-12-10T19:34:00Z">
              <w:rPr/>
            </w:rPrChange>
          </w:rPr>
          <w:instrText xml:space="preserve"> SEQ Slika \* ARABIC </w:instrText>
        </w:r>
      </w:ins>
      <w:r w:rsidR="00895B34" w:rsidRPr="00895B34">
        <w:rPr>
          <w:i/>
          <w:iCs/>
          <w:color w:val="44546A" w:themeColor="text2"/>
          <w:sz w:val="20"/>
          <w:szCs w:val="18"/>
          <w:rPrChange w:id="2795" w:author="Kristijan Vrabec (kvrabec)" w:date="2018-12-10T19:34:00Z">
            <w:rPr/>
          </w:rPrChange>
        </w:rPr>
        <w:fldChar w:fldCharType="separate"/>
      </w:r>
      <w:ins w:id="2796" w:author="Kristijan Vrabec (kvrabec)" w:date="2018-12-10T19:34:00Z">
        <w:r w:rsidR="00895B34" w:rsidRPr="00895B34">
          <w:rPr>
            <w:i/>
            <w:iCs/>
            <w:color w:val="44546A" w:themeColor="text2"/>
            <w:sz w:val="20"/>
            <w:szCs w:val="18"/>
            <w:rPrChange w:id="2797" w:author="Kristijan Vrabec (kvrabec)" w:date="2018-12-10T19:34:00Z">
              <w:rPr>
                <w:noProof/>
              </w:rPr>
            </w:rPrChange>
          </w:rPr>
          <w:t>22</w:t>
        </w:r>
        <w:r w:rsidR="00895B34" w:rsidRPr="00895B34">
          <w:rPr>
            <w:i/>
            <w:iCs/>
            <w:color w:val="44546A" w:themeColor="text2"/>
            <w:sz w:val="20"/>
            <w:szCs w:val="18"/>
            <w:rPrChange w:id="2798" w:author="Kristijan Vrabec (kvrabec)" w:date="2018-12-10T19:34:00Z">
              <w:rPr/>
            </w:rPrChange>
          </w:rPr>
          <w:fldChar w:fldCharType="end"/>
        </w:r>
        <w:r w:rsidR="00895B34" w:rsidRPr="00895B34">
          <w:rPr>
            <w:i/>
            <w:iCs/>
            <w:color w:val="44546A" w:themeColor="text2"/>
            <w:sz w:val="20"/>
            <w:szCs w:val="18"/>
            <w:rPrChange w:id="2799" w:author="Kristijan Vrabec (kvrabec)" w:date="2018-12-10T19:34:00Z">
              <w:rPr/>
            </w:rPrChange>
          </w:rPr>
          <w:t xml:space="preserve"> Naj</w:t>
        </w:r>
        <w:r w:rsidR="00895B34">
          <w:rPr>
            <w:i/>
            <w:iCs/>
            <w:color w:val="44546A" w:themeColor="text2"/>
            <w:sz w:val="20"/>
            <w:szCs w:val="18"/>
          </w:rPr>
          <w:t>l</w:t>
        </w:r>
        <w:r w:rsidR="00895B34" w:rsidRPr="00895B34">
          <w:rPr>
            <w:i/>
            <w:iCs/>
            <w:color w:val="44546A" w:themeColor="text2"/>
            <w:sz w:val="20"/>
            <w:szCs w:val="18"/>
            <w:rPrChange w:id="2800" w:author="Kristijan Vrabec (kvrabec)" w:date="2018-12-10T19:34:00Z">
              <w:rPr/>
            </w:rPrChange>
          </w:rPr>
          <w:t>ošija konfiguracija modela</w:t>
        </w:r>
      </w:ins>
    </w:p>
    <w:p w14:paraId="358CD210" w14:textId="76638275" w:rsidR="00E56856" w:rsidRDefault="00E56856" w:rsidP="00895B34">
      <w:pPr>
        <w:pStyle w:val="NoSpacing"/>
        <w:rPr>
          <w:ins w:id="2801" w:author="Kristijan Vrabec (kvrabec)" w:date="2018-12-10T19:41:00Z"/>
          <w:i/>
          <w:iCs/>
          <w:color w:val="44546A" w:themeColor="text2"/>
          <w:sz w:val="20"/>
          <w:szCs w:val="18"/>
        </w:rPr>
      </w:pPr>
    </w:p>
    <w:p w14:paraId="6290A9C1" w14:textId="37196B17" w:rsidR="00E56856" w:rsidRDefault="00E56856" w:rsidP="00E56856">
      <w:pPr>
        <w:rPr>
          <w:ins w:id="2802" w:author="Kristijan Vrabec (kvrabec)" w:date="2018-12-10T20:38:00Z"/>
        </w:rPr>
      </w:pPr>
      <w:ins w:id="2803" w:author="Kristijan Vrabec (kvrabec)" w:date="2018-12-10T19:41:00Z">
        <w:r>
          <w:t>Najlošija konfiguracija ima</w:t>
        </w:r>
      </w:ins>
      <w:ins w:id="2804" w:author="Kristijan Vrabec (kvrabec)" w:date="2018-12-10T20:38:00Z">
        <w:r w:rsidR="00EE265C">
          <w:t xml:space="preserve"> prosječnu</w:t>
        </w:r>
      </w:ins>
      <w:ins w:id="2805" w:author="Kristijan Vrabec (kvrabec)" w:date="2018-12-10T19:41:00Z">
        <w:r>
          <w:t xml:space="preserve"> stopu točnosti od </w:t>
        </w:r>
      </w:ins>
      <w:ins w:id="2806" w:author="Kristijan Vrabec (kvrabec)" w:date="2018-12-10T19:42:00Z">
        <w:r>
          <w:t>97.6</w:t>
        </w:r>
      </w:ins>
      <w:ins w:id="2807" w:author="Kristijan Vrabec (kvrabec)" w:date="2018-12-10T19:43:00Z">
        <w:r>
          <w:t>5%</w:t>
        </w:r>
        <w:r w:rsidR="00F92B87">
          <w:t>,</w:t>
        </w:r>
      </w:ins>
      <w:ins w:id="2808" w:author="Kristijan Vrabec (kvrabec)" w:date="2018-12-10T20:39:00Z">
        <w:r w:rsidR="00EE265C">
          <w:t xml:space="preserve"> što je 0</w:t>
        </w:r>
      </w:ins>
      <w:ins w:id="2809" w:author="Kristijan Vrabec (kvrabec)" w:date="2018-12-10T20:40:00Z">
        <w:r w:rsidR="00EE265C">
          <w:t>.11% ispod prosjeka,</w:t>
        </w:r>
      </w:ins>
      <w:ins w:id="2810" w:author="Kristijan Vrabec (kvrabec)" w:date="2018-12-10T19:43:00Z">
        <w:r w:rsidR="00F92B87">
          <w:t xml:space="preserve"> dok je stopa točnosti validacijskog seta podataka 97%</w:t>
        </w:r>
      </w:ins>
      <w:ins w:id="2811" w:author="Kristijan Vrabec (kvrabec)" w:date="2018-12-10T19:44:00Z">
        <w:r w:rsidR="00F92B87">
          <w:t xml:space="preserve">, što je </w:t>
        </w:r>
      </w:ins>
      <w:ins w:id="2812" w:author="Kristijan Vrabec (kvrabec)" w:date="2018-12-10T20:02:00Z">
        <w:r w:rsidR="00923BFE">
          <w:t>više od prosječne točnosti za 0.01%</w:t>
        </w:r>
      </w:ins>
      <w:ins w:id="2813" w:author="Kristijan Vrabec (kvrabec)" w:date="2018-12-10T20:04:00Z">
        <w:r w:rsidR="00923BFE">
          <w:t>.</w:t>
        </w:r>
      </w:ins>
      <w:ins w:id="2814" w:author="Kristijan Vrabec (kvrabec)" w:date="2018-12-10T20:32:00Z">
        <w:r w:rsidR="00EE265C">
          <w:t xml:space="preserve"> Stopa učenja nema prevelik utjecaj na konačni rezultat, osim što se t</w:t>
        </w:r>
      </w:ins>
      <w:ins w:id="2815" w:author="Kristijan Vrabec (kvrabec)" w:date="2018-12-10T20:33:00Z">
        <w:r w:rsidR="00EE265C">
          <w:t xml:space="preserve">ijekom cijelog grafa može vidjeti da </w:t>
        </w:r>
      </w:ins>
      <w:ins w:id="2816" w:author="Kristijan Vrabec (kvrabec)" w:date="2018-12-10T20:46:00Z">
        <w:r w:rsidR="00437AF9">
          <w:t>srednja</w:t>
        </w:r>
      </w:ins>
      <w:ins w:id="2817" w:author="Kristijan Vrabec (kvrabec)" w:date="2018-12-10T20:33:00Z">
        <w:r w:rsidR="00EE265C">
          <w:t xml:space="preserve"> stopa učenja u početku </w:t>
        </w:r>
      </w:ins>
      <w:ins w:id="2818" w:author="Kristijan Vrabec (kvrabec)" w:date="2018-12-10T20:47:00Z">
        <w:r w:rsidR="00437AF9">
          <w:t xml:space="preserve">ima </w:t>
        </w:r>
      </w:ins>
      <w:ins w:id="2819" w:author="Kristijan Vrabec (kvrabec)" w:date="2018-12-10T20:33:00Z">
        <w:r w:rsidR="00EE265C">
          <w:t>najsporiji rast, što se propagira kroz cijeli graf te na kraju zaostaje</w:t>
        </w:r>
      </w:ins>
      <w:ins w:id="2820" w:author="Kristijan Vrabec (kvrabec)" w:date="2018-12-10T20:34:00Z">
        <w:r w:rsidR="00EE265C">
          <w:t xml:space="preserve"> nekoliko promila u točnosti</w:t>
        </w:r>
      </w:ins>
      <w:ins w:id="2821" w:author="Kristijan Vrabec (kvrabec)" w:date="2018-12-10T20:35:00Z">
        <w:r w:rsidR="00EE265C">
          <w:t>.</w:t>
        </w:r>
        <w:bookmarkStart w:id="2822" w:name="_GoBack"/>
        <w:bookmarkEnd w:id="2822"/>
        <w:r w:rsidR="00EE265C">
          <w:t xml:space="preserve"> </w:t>
        </w:r>
      </w:ins>
      <w:ins w:id="2823" w:author="Kristijan Vrabec (kvrabec)" w:date="2018-12-10T20:04:00Z">
        <w:r w:rsidR="00923BFE">
          <w:t xml:space="preserve">Na grafu se </w:t>
        </w:r>
      </w:ins>
      <w:ins w:id="2824" w:author="Kristijan Vrabec (kvrabec)" w:date="2018-12-10T20:31:00Z">
        <w:r w:rsidR="00106629">
          <w:t xml:space="preserve">vidi </w:t>
        </w:r>
      </w:ins>
      <w:ins w:id="2825" w:author="Kristijan Vrabec (kvrabec)" w:date="2018-12-10T20:04:00Z">
        <w:r w:rsidR="00923BFE">
          <w:t>da su vrijednosti vrlo slične, te da graf</w:t>
        </w:r>
      </w:ins>
      <w:ins w:id="2826" w:author="Kristijan Vrabec (kvrabec)" w:date="2018-12-10T20:05:00Z">
        <w:r w:rsidR="00923BFE">
          <w:t xml:space="preserve"> ima još prostora za rast, što dovodi do zaključka da je broj epoha od 10 definitivno premalen. </w:t>
        </w:r>
      </w:ins>
      <w:ins w:id="2827" w:author="Kristijan Vrabec (kvrabec)" w:date="2018-12-10T20:23:00Z">
        <w:r w:rsidR="00106629">
          <w:t>Povećanjem</w:t>
        </w:r>
      </w:ins>
      <w:ins w:id="2828" w:author="Kristijan Vrabec (kvrabec)" w:date="2018-12-10T20:05:00Z">
        <w:r w:rsidR="00923BFE">
          <w:t xml:space="preserve"> paramet</w:t>
        </w:r>
      </w:ins>
      <w:ins w:id="2829" w:author="Kristijan Vrabec (kvrabec)" w:date="2018-12-10T20:23:00Z">
        <w:r w:rsidR="00106629">
          <w:t>ra</w:t>
        </w:r>
      </w:ins>
      <w:ins w:id="2830" w:author="Kristijan Vrabec (kvrabec)" w:date="2018-12-10T20:05:00Z">
        <w:r w:rsidR="00923BFE">
          <w:t xml:space="preserve"> „</w:t>
        </w:r>
        <w:r w:rsidR="00923BFE" w:rsidRPr="00923BFE">
          <w:rPr>
            <w:rFonts w:ascii="Courier New" w:hAnsi="Courier New" w:cs="Courier New"/>
            <w:rPrChange w:id="2831" w:author="Kristijan Vrabec (kvrabec)" w:date="2018-12-10T20:05:00Z">
              <w:rPr/>
            </w:rPrChange>
          </w:rPr>
          <w:t>SPATIAL_DROPOUT</w:t>
        </w:r>
        <w:r w:rsidR="00923BFE">
          <w:t>“</w:t>
        </w:r>
      </w:ins>
      <w:ins w:id="2832" w:author="Kristijan Vrabec (kvrabec)" w:date="2018-12-10T20:06:00Z">
        <w:r w:rsidR="00923BFE">
          <w:t xml:space="preserve"> </w:t>
        </w:r>
      </w:ins>
      <w:ins w:id="2833" w:author="Kristijan Vrabec (kvrabec)" w:date="2018-12-10T20:23:00Z">
        <w:r w:rsidR="00106629">
          <w:t xml:space="preserve">za 0.1 dobivamo najlošije </w:t>
        </w:r>
      </w:ins>
      <w:ins w:id="2834" w:author="Kristijan Vrabec (kvrabec)" w:date="2018-12-10T20:24:00Z">
        <w:r w:rsidR="00106629">
          <w:t xml:space="preserve">rezultate. To je parametar koji </w:t>
        </w:r>
      </w:ins>
      <w:ins w:id="2835" w:author="Kristijan Vrabec (kvrabec)" w:date="2018-12-10T20:27:00Z">
        <w:r w:rsidR="00106629">
          <w:t xml:space="preserve">određuje odbacivanje </w:t>
        </w:r>
      </w:ins>
      <w:ins w:id="2836" w:author="Kristijan Vrabec (kvrabec)" w:date="2018-12-10T20:28:00Z">
        <w:r w:rsidR="00106629">
          <w:t>jedne cijele</w:t>
        </w:r>
      </w:ins>
      <w:ins w:id="2837" w:author="Kristijan Vrabec (kvrabec)" w:date="2018-12-10T20:27:00Z">
        <w:r w:rsidR="00106629">
          <w:t xml:space="preserve"> dimenzij</w:t>
        </w:r>
      </w:ins>
      <w:ins w:id="2838" w:author="Kristijan Vrabec (kvrabec)" w:date="2018-12-10T20:29:00Z">
        <w:r w:rsidR="00106629">
          <w:t>e</w:t>
        </w:r>
      </w:ins>
      <w:ins w:id="2839" w:author="Kristijan Vrabec (kvrabec)" w:date="2018-12-10T20:27:00Z">
        <w:r w:rsidR="00106629">
          <w:t xml:space="preserve"> ulaznih tenzora riječi i znakova</w:t>
        </w:r>
      </w:ins>
      <w:ins w:id="2840" w:author="Kristijan Vrabec (kvrabec)" w:date="2018-12-10T20:31:00Z">
        <w:r w:rsidR="00106629">
          <w:t xml:space="preserve">, čime se zaključuje da bi </w:t>
        </w:r>
      </w:ins>
      <w:ins w:id="2841" w:author="Kristijan Vrabec (kvrabec)" w:date="2018-12-10T20:32:00Z">
        <w:r w:rsidR="00106629">
          <w:t>smanjivanje</w:t>
        </w:r>
        <w:r w:rsidR="00EE265C">
          <w:t xml:space="preserve"> </w:t>
        </w:r>
        <w:r w:rsidR="00106629">
          <w:t xml:space="preserve">parametra </w:t>
        </w:r>
        <w:r w:rsidR="00EE265C">
          <w:t>moglo donijeti bolje rezultate.</w:t>
        </w:r>
      </w:ins>
    </w:p>
    <w:p w14:paraId="0B2ADDBA" w14:textId="69424A24" w:rsidR="00EE265C" w:rsidRPr="00895B34" w:rsidRDefault="00EE265C" w:rsidP="00E56856">
      <w:pPr>
        <w:rPr>
          <w:ins w:id="2842" w:author="Kristijan Vrabec (kvrabec)" w:date="2018-12-10T19:34:00Z"/>
          <w:rPrChange w:id="2843" w:author="Kristijan Vrabec (kvrabec)" w:date="2018-12-10T19:34:00Z">
            <w:rPr>
              <w:ins w:id="2844" w:author="Kristijan Vrabec (kvrabec)" w:date="2018-12-10T19:34:00Z"/>
            </w:rPr>
          </w:rPrChange>
        </w:rPr>
        <w:pPrChange w:id="2845" w:author="Kristijan Vrabec (kvrabec)" w:date="2018-12-10T19:41:00Z">
          <w:pPr>
            <w:pStyle w:val="NoSpacing"/>
          </w:pPr>
        </w:pPrChange>
      </w:pPr>
      <w:ins w:id="2846" w:author="Kristijan Vrabec (kvrabec)" w:date="2018-12-10T20:38:00Z">
        <w:r>
          <w:t>Najbolja konfiguracija ima</w:t>
        </w:r>
      </w:ins>
      <w:ins w:id="2847" w:author="Kristijan Vrabec (kvrabec)" w:date="2018-12-10T20:39:00Z">
        <w:r>
          <w:t xml:space="preserve"> prosječnu</w:t>
        </w:r>
      </w:ins>
      <w:ins w:id="2848" w:author="Kristijan Vrabec (kvrabec)" w:date="2018-12-10T20:38:00Z">
        <w:r>
          <w:t xml:space="preserve"> stopu toč</w:t>
        </w:r>
      </w:ins>
      <w:ins w:id="2849" w:author="Kristijan Vrabec (kvrabec)" w:date="2018-12-10T20:39:00Z">
        <w:r>
          <w:t xml:space="preserve">nosti od 98.02% čime je </w:t>
        </w:r>
      </w:ins>
      <w:ins w:id="2850" w:author="Kristijan Vrabec (kvrabec)" w:date="2018-12-10T20:40:00Z">
        <w:r>
          <w:t>za 0</w:t>
        </w:r>
      </w:ins>
      <w:ins w:id="2851" w:author="Kristijan Vrabec (kvrabec)" w:date="2018-12-10T20:41:00Z">
        <w:r>
          <w:t>.</w:t>
        </w:r>
      </w:ins>
      <w:ins w:id="2852" w:author="Kristijan Vrabec (kvrabec)" w:date="2018-12-10T20:40:00Z">
        <w:r>
          <w:t xml:space="preserve">26% bolja od prosječne vrijednosti, te validacijsku stopu točnosti od </w:t>
        </w:r>
      </w:ins>
      <w:ins w:id="2853" w:author="Kristijan Vrabec (kvrabec)" w:date="2018-12-10T20:41:00Z">
        <w:r>
          <w:t>97</w:t>
        </w:r>
      </w:ins>
      <w:ins w:id="2854" w:author="Kristijan Vrabec (kvrabec)" w:date="2018-12-10T20:42:00Z">
        <w:r w:rsidR="00437AF9">
          <w:t>.</w:t>
        </w:r>
      </w:ins>
      <w:ins w:id="2855" w:author="Kristijan Vrabec (kvrabec)" w:date="2018-12-10T20:41:00Z">
        <w:r>
          <w:t>96</w:t>
        </w:r>
      </w:ins>
      <w:ins w:id="2856" w:author="Kristijan Vrabec (kvrabec)" w:date="2018-12-10T20:42:00Z">
        <w:r w:rsidR="00437AF9">
          <w:t>%, što je 0,03% niže od prosječne validacijske točnosti.</w:t>
        </w:r>
      </w:ins>
      <w:ins w:id="2857" w:author="Kristijan Vrabec (kvrabec)" w:date="2018-12-10T20:43:00Z">
        <w:r w:rsidR="00437AF9">
          <w:t xml:space="preserve"> U </w:t>
        </w:r>
      </w:ins>
    </w:p>
    <w:p w14:paraId="412C95CC" w14:textId="77777777" w:rsidR="00895B34" w:rsidRDefault="00517F6D" w:rsidP="00895B34">
      <w:pPr>
        <w:pStyle w:val="NoSpacing"/>
        <w:keepNext/>
        <w:rPr>
          <w:ins w:id="2858" w:author="Kristijan Vrabec (kvrabec)" w:date="2018-12-10T19:34:00Z"/>
        </w:rPr>
        <w:pPrChange w:id="2859" w:author="Kristijan Vrabec (kvrabec)" w:date="2018-12-10T19:34:00Z">
          <w:pPr>
            <w:pStyle w:val="NoSpacing"/>
          </w:pPr>
        </w:pPrChange>
      </w:pPr>
      <w:ins w:id="2860" w:author="Kristijan Vrabec (kvrabec)" w:date="2018-12-10T19:23:00Z">
        <w:r>
          <w:rPr>
            <w:noProof/>
          </w:rPr>
          <w:lastRenderedPageBreak/>
          <w:drawing>
            <wp:inline distT="0" distB="0" distL="0" distR="0" wp14:anchorId="3D79BC93" wp14:editId="2DE27EB4">
              <wp:extent cx="576072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575"/>
                      <a:stretch/>
                    </pic:blipFill>
                    <pic:spPr bwMode="auto">
                      <a:xfrm>
                        <a:off x="0" y="0"/>
                        <a:ext cx="5760720" cy="3333750"/>
                      </a:xfrm>
                      <a:prstGeom prst="rect">
                        <a:avLst/>
                      </a:prstGeom>
                      <a:ln>
                        <a:noFill/>
                      </a:ln>
                      <a:extLst>
                        <a:ext uri="{53640926-AAD7-44D8-BBD7-CCE9431645EC}">
                          <a14:shadowObscured xmlns:a14="http://schemas.microsoft.com/office/drawing/2010/main"/>
                        </a:ext>
                      </a:extLst>
                    </pic:spPr>
                  </pic:pic>
                </a:graphicData>
              </a:graphic>
            </wp:inline>
          </w:drawing>
        </w:r>
      </w:ins>
    </w:p>
    <w:p w14:paraId="667B8215" w14:textId="03099CF4" w:rsidR="00895B34" w:rsidRPr="00E56856" w:rsidRDefault="00E56856" w:rsidP="00E56856">
      <w:pPr>
        <w:pStyle w:val="NoSpacing"/>
        <w:rPr>
          <w:ins w:id="2861" w:author="Kristijan Vrabec (kvrabec)" w:date="2018-12-10T19:34:00Z"/>
          <w:i/>
          <w:iCs/>
          <w:color w:val="44546A" w:themeColor="text2"/>
          <w:sz w:val="20"/>
          <w:szCs w:val="18"/>
          <w:rPrChange w:id="2862" w:author="Kristijan Vrabec (kvrabec)" w:date="2018-12-10T19:35:00Z">
            <w:rPr>
              <w:ins w:id="2863" w:author="Kristijan Vrabec (kvrabec)" w:date="2018-12-10T19:34:00Z"/>
            </w:rPr>
          </w:rPrChange>
        </w:rPr>
        <w:pPrChange w:id="2864" w:author="Kristijan Vrabec (kvrabec)" w:date="2018-12-10T19:35:00Z">
          <w:pPr>
            <w:pStyle w:val="Caption"/>
          </w:pPr>
        </w:pPrChange>
      </w:pPr>
      <w:ins w:id="2865" w:author="Kristijan Vrabec (kvrabec)" w:date="2018-12-10T19:42:00Z">
        <w:r>
          <w:rPr>
            <w:i/>
            <w:iCs/>
            <w:color w:val="44546A" w:themeColor="text2"/>
            <w:sz w:val="20"/>
            <w:szCs w:val="18"/>
          </w:rPr>
          <w:br/>
        </w:r>
      </w:ins>
      <w:ins w:id="2866" w:author="Kristijan Vrabec (kvrabec)" w:date="2018-12-10T19:34:00Z">
        <w:r w:rsidR="00895B34" w:rsidRPr="00E56856">
          <w:rPr>
            <w:i/>
            <w:iCs/>
            <w:color w:val="44546A" w:themeColor="text2"/>
            <w:sz w:val="20"/>
            <w:szCs w:val="18"/>
            <w:rPrChange w:id="2867" w:author="Kristijan Vrabec (kvrabec)" w:date="2018-12-10T19:35:00Z">
              <w:rPr/>
            </w:rPrChange>
          </w:rPr>
          <w:t xml:space="preserve">Slika </w:t>
        </w:r>
        <w:r w:rsidR="00895B34" w:rsidRPr="00E56856">
          <w:rPr>
            <w:i/>
            <w:iCs/>
            <w:color w:val="44546A" w:themeColor="text2"/>
            <w:sz w:val="20"/>
            <w:szCs w:val="18"/>
            <w:rPrChange w:id="2868" w:author="Kristijan Vrabec (kvrabec)" w:date="2018-12-10T19:35:00Z">
              <w:rPr/>
            </w:rPrChange>
          </w:rPr>
          <w:fldChar w:fldCharType="begin"/>
        </w:r>
        <w:r w:rsidR="00895B34" w:rsidRPr="00E56856">
          <w:rPr>
            <w:i/>
            <w:iCs/>
            <w:color w:val="44546A" w:themeColor="text2"/>
            <w:sz w:val="20"/>
            <w:szCs w:val="18"/>
            <w:rPrChange w:id="2869" w:author="Kristijan Vrabec (kvrabec)" w:date="2018-12-10T19:35:00Z">
              <w:rPr/>
            </w:rPrChange>
          </w:rPr>
          <w:instrText xml:space="preserve"> SEQ Slika \* ARABIC </w:instrText>
        </w:r>
      </w:ins>
      <w:r w:rsidR="00895B34" w:rsidRPr="00E56856">
        <w:rPr>
          <w:i/>
          <w:iCs/>
          <w:color w:val="44546A" w:themeColor="text2"/>
          <w:sz w:val="20"/>
          <w:szCs w:val="18"/>
          <w:rPrChange w:id="2870" w:author="Kristijan Vrabec (kvrabec)" w:date="2018-12-10T19:35:00Z">
            <w:rPr/>
          </w:rPrChange>
        </w:rPr>
        <w:fldChar w:fldCharType="separate"/>
      </w:r>
      <w:ins w:id="2871" w:author="Kristijan Vrabec (kvrabec)" w:date="2018-12-10T19:34:00Z">
        <w:r w:rsidR="00895B34" w:rsidRPr="00E56856">
          <w:rPr>
            <w:i/>
            <w:iCs/>
            <w:color w:val="44546A" w:themeColor="text2"/>
            <w:sz w:val="20"/>
            <w:szCs w:val="18"/>
            <w:rPrChange w:id="2872" w:author="Kristijan Vrabec (kvrabec)" w:date="2018-12-10T19:35:00Z">
              <w:rPr>
                <w:noProof/>
              </w:rPr>
            </w:rPrChange>
          </w:rPr>
          <w:t>23</w:t>
        </w:r>
        <w:r w:rsidR="00895B34" w:rsidRPr="00E56856">
          <w:rPr>
            <w:i/>
            <w:iCs/>
            <w:color w:val="44546A" w:themeColor="text2"/>
            <w:sz w:val="20"/>
            <w:szCs w:val="18"/>
            <w:rPrChange w:id="2873" w:author="Kristijan Vrabec (kvrabec)" w:date="2018-12-10T19:35:00Z">
              <w:rPr/>
            </w:rPrChange>
          </w:rPr>
          <w:fldChar w:fldCharType="end"/>
        </w:r>
        <w:r w:rsidR="00895B34" w:rsidRPr="00E56856">
          <w:rPr>
            <w:i/>
            <w:iCs/>
            <w:color w:val="44546A" w:themeColor="text2"/>
            <w:sz w:val="20"/>
            <w:szCs w:val="18"/>
            <w:rPrChange w:id="2874" w:author="Kristijan Vrabec (kvrabec)" w:date="2018-12-10T19:35:00Z">
              <w:rPr/>
            </w:rPrChange>
          </w:rPr>
          <w:t xml:space="preserve"> Najbolja konfiguracija modela</w:t>
        </w:r>
      </w:ins>
    </w:p>
    <w:p w14:paraId="3BA4EBB0" w14:textId="111080DF" w:rsidR="0040453A" w:rsidRDefault="0040453A" w:rsidP="00AC0CE7">
      <w:pPr>
        <w:pStyle w:val="NoSpacing"/>
        <w:rPr>
          <w:ins w:id="2875" w:author="Kristijan Vrabec (kvrabec)" w:date="2018-12-10T18:29:00Z"/>
        </w:rPr>
        <w:pPrChange w:id="2876" w:author="Kristijan Vrabec (kvrabec)" w:date="2018-12-10T19:18:00Z">
          <w:pPr>
            <w:spacing w:after="160" w:line="259" w:lineRule="auto"/>
            <w:ind w:firstLine="0"/>
            <w:jc w:val="left"/>
          </w:pPr>
        </w:pPrChange>
      </w:pPr>
      <w:ins w:id="2877" w:author="Kristijan Vrabec (kvrabec)" w:date="2018-12-10T18:29:00Z">
        <w:r>
          <w:br w:type="page"/>
        </w:r>
      </w:ins>
    </w:p>
    <w:p w14:paraId="4C2044B2" w14:textId="0254BED1" w:rsidR="007078D9" w:rsidRPr="0008143B" w:rsidDel="0040453A" w:rsidRDefault="007078D9" w:rsidP="007078D9">
      <w:pPr>
        <w:pStyle w:val="NoSpacing"/>
        <w:jc w:val="both"/>
        <w:rPr>
          <w:del w:id="2878" w:author="Kristijan Vrabec (kvrabec)" w:date="2018-12-10T18:29:00Z"/>
          <w:rPrChange w:id="2879" w:author="Kristijan Vrabec (kvrabec)" w:date="2018-12-10T16:46:00Z">
            <w:rPr>
              <w:del w:id="2880" w:author="Kristijan Vrabec (kvrabec)" w:date="2018-12-10T18:29:00Z"/>
              <w:rFonts w:eastAsiaTheme="majorEastAsia" w:cstheme="majorBidi"/>
              <w:sz w:val="32"/>
              <w:szCs w:val="32"/>
            </w:rPr>
          </w:rPrChange>
        </w:rPr>
        <w:pPrChange w:id="2881" w:author="Kristijan Vrabec (kvrabec)" w:date="2018-12-10T17:55:00Z">
          <w:pPr>
            <w:spacing w:after="160" w:line="259" w:lineRule="auto"/>
            <w:ind w:firstLine="0"/>
            <w:jc w:val="left"/>
          </w:pPr>
        </w:pPrChange>
      </w:pPr>
    </w:p>
    <w:p w14:paraId="28CF0BA6" w14:textId="72D36D5E" w:rsidR="00EB6B32" w:rsidRDefault="00EB6B32" w:rsidP="00F77007">
      <w:pPr>
        <w:pStyle w:val="Heading1"/>
      </w:pPr>
      <w:r>
        <w:t>Zaključak</w:t>
      </w:r>
      <w:bookmarkEnd w:id="2344"/>
    </w:p>
    <w:p w14:paraId="04C908A4" w14:textId="7BFCFC5B" w:rsidR="00912A49" w:rsidRDefault="00912A49" w:rsidP="00EB6B32">
      <w:r>
        <w:t xml:space="preserve">Područje strojnog učenja je vrlo zanimljivo i još je uvijek u razvoju. Ne možemo ni zamisliti što se sve može napraviti sa strojnim učenjem, koliko se stvari može automatizirati. Tek se u zadnjih nekoliko godina tržište počelo zanimati za proizvode sa umjetnom inteligencijom i dan danas taj interes samo raste. Google i Microsoft ulažu ogromne resurse u umjetnu inteligenciju </w:t>
      </w:r>
      <w:r w:rsidR="00EF4186">
        <w:t>jer su uvidjeli potencijal tog područja.</w:t>
      </w:r>
    </w:p>
    <w:p w14:paraId="336A3568" w14:textId="029DA076" w:rsidR="00EF4186" w:rsidRDefault="00EF4186" w:rsidP="00EB6B32">
      <w:del w:id="2882" w:author="Kristijan Vrabec (kvrabec)" w:date="2018-12-09T17:27:00Z">
        <w:r w:rsidDel="00B7188B">
          <w:delText xml:space="preserve">Rudarenjem </w:delText>
        </w:r>
      </w:del>
      <w:ins w:id="2883" w:author="Kristijan Vrabec (kvrabec)" w:date="2018-12-09T17:27:00Z">
        <w:r w:rsidR="00B7188B">
          <w:t xml:space="preserve">Dubinskom analizom </w:t>
        </w:r>
      </w:ins>
      <w:r>
        <w:t>podataka mogu se iz naočigled nasumičnih i nebitnih podataka izvući informacije</w:t>
      </w:r>
      <w:r w:rsidR="00F41267">
        <w:t xml:space="preserve"> ili iz hrpe podataka izvući neka informacija. U primjeru gore je pokazano kako je iz hrpe recenzija moguće izvući je li opće mišljenje dobro ili loše o određenoj marki automobila. Također je moguće, kasnije, pretražiti što se korisnicima ne sviđa te tako promijeniti te stvari u budućim verzijama automobila.</w:t>
      </w:r>
    </w:p>
    <w:p w14:paraId="078A2061" w14:textId="5DB80971" w:rsidR="00F41267" w:rsidRDefault="00F41267" w:rsidP="00EB6B32"/>
    <w:p w14:paraId="739FD069" w14:textId="2428A0EE" w:rsidR="00EB6B32" w:rsidRDefault="00EB6B32" w:rsidP="00EB6B32">
      <w:r>
        <w:br w:type="page"/>
      </w:r>
    </w:p>
    <w:p w14:paraId="2F95856C" w14:textId="309E72E3" w:rsidR="00230EB1" w:rsidRDefault="00230EB1">
      <w:pPr>
        <w:pStyle w:val="Heading1"/>
        <w:pPrChange w:id="2884" w:author="Kristijan Vrabec (kvrabec)" w:date="2018-12-09T21:17:00Z">
          <w:pPr>
            <w:pStyle w:val="Heading1"/>
            <w:numPr>
              <w:numId w:val="0"/>
            </w:numPr>
            <w:ind w:left="0" w:firstLine="0"/>
          </w:pPr>
        </w:pPrChange>
      </w:pPr>
      <w:bookmarkStart w:id="2885" w:name="_Toc532148334"/>
      <w:r>
        <w:lastRenderedPageBreak/>
        <w:t>Literatura</w:t>
      </w:r>
      <w:bookmarkEnd w:id="2885"/>
    </w:p>
    <w:p w14:paraId="5B662436" w14:textId="766AAC38" w:rsidR="00F7430F" w:rsidRPr="008A74DD" w:rsidRDefault="00F7430F" w:rsidP="00C86B82">
      <w:pPr>
        <w:spacing w:after="0"/>
        <w:ind w:firstLine="0"/>
        <w:rPr>
          <w:ins w:id="2886" w:author="Kristijan Vrabec (kvrabec)" w:date="2018-12-09T11:18:00Z"/>
          <w:b/>
          <w:sz w:val="28"/>
          <w:rPrChange w:id="2887" w:author="Kristijan Vrabec (kvrabec)" w:date="2018-12-09T21:18:00Z">
            <w:rPr>
              <w:ins w:id="2888" w:author="Kristijan Vrabec (kvrabec)" w:date="2018-12-09T11:18:00Z"/>
              <w:b/>
            </w:rPr>
          </w:rPrChange>
        </w:rPr>
      </w:pPr>
      <w:ins w:id="2889" w:author="Kristijan Vrabec (kvrabec)" w:date="2018-12-09T11:18:00Z">
        <w:r w:rsidRPr="008A74DD">
          <w:rPr>
            <w:b/>
            <w:sz w:val="28"/>
            <w:rPrChange w:id="2890" w:author="Kristijan Vrabec (kvrabec)" w:date="2018-12-09T21:18:00Z">
              <w:rPr>
                <w:b/>
              </w:rPr>
            </w:rPrChange>
          </w:rPr>
          <w:t>ONLINE</w:t>
        </w:r>
      </w:ins>
    </w:p>
    <w:p w14:paraId="755DDDEC" w14:textId="77777777" w:rsidR="00F7430F" w:rsidRDefault="00F7430F" w:rsidP="00C86B82">
      <w:pPr>
        <w:spacing w:after="0"/>
        <w:ind w:firstLine="0"/>
        <w:rPr>
          <w:ins w:id="2891" w:author="Kristijan Vrabec (kvrabec)" w:date="2018-12-09T11:18:00Z"/>
          <w:b/>
        </w:rPr>
      </w:pPr>
    </w:p>
    <w:p w14:paraId="5F327CD2" w14:textId="0A1ED1E0" w:rsidR="00230EB1" w:rsidRPr="00C86B82" w:rsidRDefault="00230EB1" w:rsidP="00C86B82">
      <w:pPr>
        <w:spacing w:after="0"/>
        <w:ind w:firstLine="0"/>
        <w:rPr>
          <w:b/>
        </w:rPr>
      </w:pPr>
      <w:r w:rsidRPr="00C86B82">
        <w:rPr>
          <w:b/>
        </w:rPr>
        <w:t>Wikipedia</w:t>
      </w:r>
    </w:p>
    <w:p w14:paraId="0E1C9146" w14:textId="77777777" w:rsidR="00EC29E9" w:rsidRDefault="00EC29E9" w:rsidP="00EC29E9">
      <w:pPr>
        <w:pStyle w:val="ListParagraph"/>
        <w:numPr>
          <w:ilvl w:val="0"/>
          <w:numId w:val="31"/>
        </w:numPr>
        <w:jc w:val="left"/>
        <w:rPr>
          <w:ins w:id="2892" w:author="Kristijan Vrabec (kvrabec)" w:date="2018-12-09T11:17:00Z"/>
          <w:sz w:val="22"/>
        </w:rPr>
      </w:pPr>
      <w:ins w:id="2893" w:author="Kristijan Vrabec (kvrabec)" w:date="2018-12-09T11:17:00Z">
        <w:r>
          <w:rPr>
            <w:rStyle w:val="Hyperlink"/>
            <w:sz w:val="22"/>
          </w:rPr>
          <w:fldChar w:fldCharType="begin"/>
        </w:r>
        <w:r>
          <w:rPr>
            <w:rStyle w:val="Hyperlink"/>
            <w:sz w:val="22"/>
          </w:rPr>
          <w:instrText xml:space="preserve"> HYPERLINK "</w:instrText>
        </w:r>
      </w:ins>
      <w:r w:rsidRPr="00EC29E9">
        <w:rPr>
          <w:rStyle w:val="Hyperlink"/>
          <w:sz w:val="22"/>
        </w:rPr>
        <w:instrText>https://hr.wikipedia.org/wiki/Strojevi</w:instrText>
      </w:r>
      <w:ins w:id="2894" w:author="Kristijan Vrabec (kvrabec)" w:date="2018-12-09T11:17:00Z">
        <w:r>
          <w:rPr>
            <w:rStyle w:val="Hyperlink"/>
            <w:sz w:val="22"/>
          </w:rPr>
          <w:instrText xml:space="preserve">" </w:instrText>
        </w:r>
        <w:r>
          <w:rPr>
            <w:rStyle w:val="Hyperlink"/>
            <w:sz w:val="22"/>
          </w:rPr>
          <w:fldChar w:fldCharType="separate"/>
        </w:r>
      </w:ins>
      <w:r w:rsidRPr="00952BF5">
        <w:rPr>
          <w:rStyle w:val="Hyperlink"/>
          <w:sz w:val="22"/>
        </w:rPr>
        <w:t>https://hr.wikipedia.org/wiki/Strojevi</w:t>
      </w:r>
      <w:ins w:id="2895" w:author="Kristijan Vrabec (kvrabec)" w:date="2018-12-09T11:17:00Z">
        <w:r>
          <w:rPr>
            <w:rStyle w:val="Hyperlink"/>
            <w:sz w:val="22"/>
          </w:rPr>
          <w:fldChar w:fldCharType="end"/>
        </w:r>
      </w:ins>
      <w:r w:rsidR="00674915" w:rsidRPr="00952BF5">
        <w:rPr>
          <w:rStyle w:val="Hyperlink"/>
          <w:sz w:val="22"/>
        </w:rPr>
        <w:t xml:space="preserve"> </w:t>
      </w:r>
      <w:r w:rsidR="00674915" w:rsidRPr="00EC29E9">
        <w:rPr>
          <w:sz w:val="22"/>
          <w:rPrChange w:id="2896" w:author="Kristijan Vrabec (kvrabec)" w:date="2018-12-09T11:17:00Z">
            <w:rPr/>
          </w:rPrChange>
        </w:rPr>
        <w:t>(30.6.2018.)</w:t>
      </w:r>
    </w:p>
    <w:p w14:paraId="600CD5D3" w14:textId="77777777" w:rsidR="00EC29E9" w:rsidRDefault="00230EB1" w:rsidP="00EC29E9">
      <w:pPr>
        <w:pStyle w:val="ListParagraph"/>
        <w:numPr>
          <w:ilvl w:val="0"/>
          <w:numId w:val="31"/>
        </w:numPr>
        <w:jc w:val="left"/>
        <w:rPr>
          <w:ins w:id="2897" w:author="Kristijan Vrabec (kvrabec)" w:date="2018-12-09T11:17:00Z"/>
          <w:sz w:val="22"/>
        </w:rPr>
      </w:pPr>
      <w:del w:id="2898" w:author="Kristijan Vrabec (kvrabec)" w:date="2018-12-09T11:17:00Z">
        <w:r w:rsidRPr="00952BF5" w:rsidDel="00EC29E9">
          <w:rPr>
            <w:rStyle w:val="Hyperlink"/>
            <w:sz w:val="22"/>
          </w:rPr>
          <w:br/>
        </w:r>
      </w:del>
      <w:r w:rsidR="00C4178A" w:rsidRPr="00EC29E9">
        <w:rPr>
          <w:rStyle w:val="Hyperlink"/>
          <w:sz w:val="22"/>
          <w:lang w:val="en-US"/>
        </w:rPr>
        <w:fldChar w:fldCharType="begin"/>
      </w:r>
      <w:r w:rsidR="00C4178A" w:rsidRPr="00EC29E9">
        <w:rPr>
          <w:rStyle w:val="Hyperlink"/>
          <w:sz w:val="22"/>
          <w:rPrChange w:id="2899" w:author="Kristijan Vrabec (kvrabec)" w:date="2018-12-09T11:17:00Z">
            <w:rPr>
              <w:rStyle w:val="Hyperlink"/>
              <w:sz w:val="22"/>
              <w:lang w:val="en-US"/>
            </w:rPr>
          </w:rPrChange>
        </w:rPr>
        <w:instrText xml:space="preserve"> HYPERLINK "https://hr.wikipedia.org/wiki/Inteligencija" </w:instrText>
      </w:r>
      <w:r w:rsidR="00C4178A" w:rsidRPr="00EC29E9">
        <w:rPr>
          <w:rStyle w:val="Hyperlink"/>
          <w:sz w:val="22"/>
          <w:lang w:val="en-US"/>
          <w:rPrChange w:id="2900" w:author="Kristijan Vrabec (kvrabec)" w:date="2018-12-09T11:17:00Z">
            <w:rPr>
              <w:rStyle w:val="Hyperlink"/>
              <w:sz w:val="22"/>
              <w:lang w:val="en-US"/>
            </w:rPr>
          </w:rPrChange>
        </w:rPr>
        <w:fldChar w:fldCharType="separate"/>
      </w:r>
      <w:r w:rsidRPr="00EC29E9">
        <w:rPr>
          <w:rStyle w:val="Hyperlink"/>
          <w:sz w:val="22"/>
          <w:rPrChange w:id="2901" w:author="Kristijan Vrabec (kvrabec)" w:date="2018-12-09T11:17:00Z">
            <w:rPr>
              <w:rStyle w:val="Hyperlink"/>
              <w:sz w:val="22"/>
              <w:lang w:val="en-US"/>
            </w:rPr>
          </w:rPrChange>
        </w:rPr>
        <w:t>https://hr.wikipedia.org/wiki/Inteligencija</w:t>
      </w:r>
      <w:r w:rsidR="00C4178A" w:rsidRPr="00F77007">
        <w:rPr>
          <w:rStyle w:val="Hyperlink"/>
          <w:sz w:val="22"/>
          <w:lang w:val="en-US"/>
        </w:rPr>
        <w:fldChar w:fldCharType="end"/>
      </w:r>
      <w:r w:rsidR="00674915" w:rsidRPr="00EC29E9">
        <w:rPr>
          <w:rStyle w:val="Hyperlink"/>
          <w:sz w:val="22"/>
          <w:rPrChange w:id="2902" w:author="Kristijan Vrabec (kvrabec)" w:date="2018-12-09T11:17:00Z">
            <w:rPr>
              <w:rStyle w:val="Hyperlink"/>
              <w:sz w:val="22"/>
              <w:lang w:val="en-US"/>
            </w:rPr>
          </w:rPrChange>
        </w:rPr>
        <w:t xml:space="preserve"> </w:t>
      </w:r>
      <w:r w:rsidR="00674915" w:rsidRPr="00EC29E9">
        <w:rPr>
          <w:sz w:val="22"/>
          <w:rPrChange w:id="2903" w:author="Kristijan Vrabec (kvrabec)" w:date="2018-12-09T11:17:00Z">
            <w:rPr>
              <w:lang w:val="en-US"/>
            </w:rPr>
          </w:rPrChange>
        </w:rPr>
        <w:t>(30.6.2018.)</w:t>
      </w:r>
    </w:p>
    <w:p w14:paraId="639B787C" w14:textId="77777777" w:rsidR="00EC29E9" w:rsidRDefault="00230EB1" w:rsidP="00EC29E9">
      <w:pPr>
        <w:pStyle w:val="ListParagraph"/>
        <w:numPr>
          <w:ilvl w:val="0"/>
          <w:numId w:val="31"/>
        </w:numPr>
        <w:jc w:val="left"/>
        <w:rPr>
          <w:ins w:id="2904" w:author="Kristijan Vrabec (kvrabec)" w:date="2018-12-09T11:17:00Z"/>
          <w:sz w:val="22"/>
        </w:rPr>
      </w:pPr>
      <w:del w:id="2905" w:author="Kristijan Vrabec (kvrabec)" w:date="2018-12-09T11:17:00Z">
        <w:r w:rsidRPr="00EC29E9" w:rsidDel="00EC29E9">
          <w:rPr>
            <w:rStyle w:val="Hyperlink"/>
            <w:sz w:val="22"/>
            <w:rPrChange w:id="2906" w:author="Kristijan Vrabec (kvrabec)" w:date="2018-12-09T11:17:00Z">
              <w:rPr>
                <w:rStyle w:val="Hyperlink"/>
                <w:sz w:val="22"/>
                <w:lang w:val="en-US"/>
              </w:rPr>
            </w:rPrChange>
          </w:rPr>
          <w:br/>
        </w:r>
      </w:del>
      <w:r w:rsidR="000D2473" w:rsidRPr="00EC29E9">
        <w:rPr>
          <w:rStyle w:val="Hyperlink"/>
          <w:sz w:val="22"/>
          <w:lang w:val="en-US"/>
        </w:rPr>
        <w:fldChar w:fldCharType="begin"/>
      </w:r>
      <w:r w:rsidR="000D2473" w:rsidRPr="00EC29E9">
        <w:rPr>
          <w:rStyle w:val="Hyperlink"/>
          <w:sz w:val="22"/>
          <w:rPrChange w:id="2907" w:author="Kristijan Vrabec (kvrabec)" w:date="2018-12-09T11:17:00Z">
            <w:rPr>
              <w:rStyle w:val="Hyperlink"/>
              <w:sz w:val="22"/>
              <w:lang w:val="en-US"/>
            </w:rPr>
          </w:rPrChange>
        </w:rPr>
        <w:instrText xml:space="preserve"> HYPERLINK "https://hr.wikipedia.org/wiki/Umjetna_inteligencija" </w:instrText>
      </w:r>
      <w:r w:rsidR="000D2473" w:rsidRPr="00EC29E9">
        <w:rPr>
          <w:rStyle w:val="Hyperlink"/>
          <w:sz w:val="22"/>
          <w:lang w:val="en-US"/>
          <w:rPrChange w:id="2908" w:author="Kristijan Vrabec (kvrabec)" w:date="2018-12-09T11:17:00Z">
            <w:rPr>
              <w:rStyle w:val="Hyperlink"/>
              <w:sz w:val="22"/>
              <w:lang w:val="en-US"/>
            </w:rPr>
          </w:rPrChange>
        </w:rPr>
        <w:fldChar w:fldCharType="separate"/>
      </w:r>
      <w:r w:rsidRPr="00EC29E9">
        <w:rPr>
          <w:rStyle w:val="Hyperlink"/>
          <w:sz w:val="22"/>
          <w:rPrChange w:id="2909" w:author="Kristijan Vrabec (kvrabec)" w:date="2018-12-09T11:17:00Z">
            <w:rPr>
              <w:rStyle w:val="Hyperlink"/>
              <w:sz w:val="22"/>
              <w:lang w:val="en-US"/>
            </w:rPr>
          </w:rPrChange>
        </w:rPr>
        <w:t>https://hr.wikipedia.org/wiki/Umjetna_inteligencija</w:t>
      </w:r>
      <w:r w:rsidR="000D2473" w:rsidRPr="00F77007">
        <w:rPr>
          <w:rStyle w:val="Hyperlink"/>
          <w:sz w:val="22"/>
          <w:lang w:val="en-US"/>
        </w:rPr>
        <w:fldChar w:fldCharType="end"/>
      </w:r>
      <w:r w:rsidR="00674915" w:rsidRPr="00EC29E9">
        <w:rPr>
          <w:rStyle w:val="Hyperlink"/>
          <w:sz w:val="22"/>
          <w:rPrChange w:id="2910" w:author="Kristijan Vrabec (kvrabec)" w:date="2018-12-09T11:17:00Z">
            <w:rPr>
              <w:rStyle w:val="Hyperlink"/>
              <w:sz w:val="22"/>
              <w:lang w:val="en-US"/>
            </w:rPr>
          </w:rPrChange>
        </w:rPr>
        <w:t xml:space="preserve"> </w:t>
      </w:r>
      <w:r w:rsidR="00674915" w:rsidRPr="00EC29E9">
        <w:rPr>
          <w:sz w:val="22"/>
          <w:rPrChange w:id="2911" w:author="Kristijan Vrabec (kvrabec)" w:date="2018-12-09T11:17:00Z">
            <w:rPr>
              <w:lang w:val="en-US"/>
            </w:rPr>
          </w:rPrChange>
        </w:rPr>
        <w:t>(30.6.2018.)</w:t>
      </w:r>
    </w:p>
    <w:moveToRangeStart w:id="2912" w:author="Kristijan Vrabec (kvrabec)" w:date="2018-12-08T20:37:00Z" w:name="move532064768"/>
    <w:p w14:paraId="486E876C" w14:textId="1B77587F" w:rsidR="00EC29E9" w:rsidRDefault="00142DE8" w:rsidP="00EC29E9">
      <w:pPr>
        <w:pStyle w:val="ListParagraph"/>
        <w:numPr>
          <w:ilvl w:val="0"/>
          <w:numId w:val="31"/>
        </w:numPr>
        <w:jc w:val="left"/>
        <w:rPr>
          <w:ins w:id="2913" w:author="Kristijan Vrabec (kvrabec)" w:date="2018-12-09T11:17:00Z"/>
          <w:sz w:val="22"/>
        </w:rPr>
      </w:pPr>
      <w:moveTo w:id="2914" w:author="Kristijan Vrabec (kvrabec)" w:date="2018-12-08T20:37:00Z">
        <w:r w:rsidRPr="00952BF5">
          <w:rPr>
            <w:rStyle w:val="Hyperlink"/>
            <w:sz w:val="22"/>
          </w:rPr>
          <w:fldChar w:fldCharType="begin"/>
        </w:r>
        <w:r w:rsidRPr="00EC29E9">
          <w:rPr>
            <w:rStyle w:val="Hyperlink"/>
            <w:sz w:val="22"/>
          </w:rPr>
          <w:instrText xml:space="preserve"> HYPERLINK "https://hr.wikipedia.org/wiki/Rudarenje_podataka" </w:instrText>
        </w:r>
        <w:r w:rsidRPr="00952BF5">
          <w:rPr>
            <w:rStyle w:val="Hyperlink"/>
            <w:sz w:val="22"/>
            <w:rPrChange w:id="2915" w:author="Kristijan Vrabec (kvrabec)" w:date="2018-12-09T11:17:00Z">
              <w:rPr>
                <w:rStyle w:val="Hyperlink"/>
                <w:sz w:val="22"/>
              </w:rPr>
            </w:rPrChange>
          </w:rPr>
          <w:fldChar w:fldCharType="separate"/>
        </w:r>
        <w:r w:rsidRPr="00952BF5">
          <w:rPr>
            <w:rStyle w:val="Hyperlink"/>
            <w:sz w:val="22"/>
          </w:rPr>
          <w:t>https://hr.wikipedia.org/wiki/Rudarenje_podataka</w:t>
        </w:r>
        <w:r w:rsidRPr="00952BF5">
          <w:rPr>
            <w:rStyle w:val="Hyperlink"/>
            <w:sz w:val="22"/>
          </w:rPr>
          <w:fldChar w:fldCharType="end"/>
        </w:r>
        <w:r w:rsidRPr="00EC29E9">
          <w:rPr>
            <w:sz w:val="22"/>
            <w:rPrChange w:id="2916" w:author="Kristijan Vrabec (kvrabec)" w:date="2018-12-09T11:17:00Z">
              <w:rPr/>
            </w:rPrChange>
          </w:rPr>
          <w:t xml:space="preserve"> (1.7.2018.)</w:t>
        </w:r>
      </w:moveTo>
      <w:moveToRangeEnd w:id="2912"/>
    </w:p>
    <w:p w14:paraId="42335A4E" w14:textId="77777777" w:rsidR="00EC29E9" w:rsidRDefault="00230EB1" w:rsidP="00EC29E9">
      <w:pPr>
        <w:pStyle w:val="ListParagraph"/>
        <w:numPr>
          <w:ilvl w:val="0"/>
          <w:numId w:val="31"/>
        </w:numPr>
        <w:jc w:val="left"/>
        <w:rPr>
          <w:ins w:id="2917" w:author="Kristijan Vrabec (kvrabec)" w:date="2018-12-09T11:17:00Z"/>
          <w:sz w:val="22"/>
        </w:rPr>
      </w:pPr>
      <w:del w:id="2918" w:author="Kristijan Vrabec (kvrabec)" w:date="2018-12-09T11:17:00Z">
        <w:r w:rsidRPr="00EC29E9" w:rsidDel="00EC29E9">
          <w:rPr>
            <w:rStyle w:val="Hyperlink"/>
            <w:sz w:val="22"/>
            <w:rPrChange w:id="2919" w:author="Kristijan Vrabec (kvrabec)" w:date="2018-12-09T11:17:00Z">
              <w:rPr>
                <w:rStyle w:val="Hyperlink"/>
                <w:sz w:val="22"/>
                <w:lang w:val="en-US"/>
              </w:rPr>
            </w:rPrChange>
          </w:rPr>
          <w:br/>
        </w:r>
      </w:del>
      <w:r w:rsidR="000D2473" w:rsidRPr="00EC29E9">
        <w:rPr>
          <w:rStyle w:val="Hyperlink"/>
          <w:sz w:val="22"/>
        </w:rPr>
        <w:fldChar w:fldCharType="begin"/>
      </w:r>
      <w:r w:rsidR="000D2473" w:rsidRPr="00EC29E9">
        <w:rPr>
          <w:rStyle w:val="Hyperlink"/>
          <w:sz w:val="22"/>
        </w:rPr>
        <w:instrText xml:space="preserve"> HYPERLINK "https://en.wikipedia.org/wiki/Machine_learning" </w:instrText>
      </w:r>
      <w:r w:rsidR="000D2473" w:rsidRPr="00EC29E9">
        <w:rPr>
          <w:rStyle w:val="Hyperlink"/>
          <w:sz w:val="22"/>
          <w:rPrChange w:id="2920" w:author="Kristijan Vrabec (kvrabec)" w:date="2018-12-09T11:17:00Z">
            <w:rPr>
              <w:rStyle w:val="Hyperlink"/>
              <w:sz w:val="22"/>
            </w:rPr>
          </w:rPrChange>
        </w:rPr>
        <w:fldChar w:fldCharType="separate"/>
      </w:r>
      <w:r w:rsidRPr="00EC29E9">
        <w:rPr>
          <w:rStyle w:val="Hyperlink"/>
          <w:sz w:val="22"/>
        </w:rPr>
        <w:t>https://en.wikipedia.org/wiki/Machine_learning</w:t>
      </w:r>
      <w:r w:rsidR="000D2473" w:rsidRPr="00F77007">
        <w:rPr>
          <w:rStyle w:val="Hyperlink"/>
          <w:sz w:val="22"/>
        </w:rPr>
        <w:fldChar w:fldCharType="end"/>
      </w:r>
      <w:r w:rsidR="00674915" w:rsidRPr="00EC29E9">
        <w:rPr>
          <w:sz w:val="22"/>
          <w:rPrChange w:id="2921" w:author="Kristijan Vrabec (kvrabec)" w:date="2018-12-09T11:17:00Z">
            <w:rPr/>
          </w:rPrChange>
        </w:rPr>
        <w:t xml:space="preserve"> (1.7.2018.)</w:t>
      </w:r>
    </w:p>
    <w:p w14:paraId="0D189585" w14:textId="77777777" w:rsidR="00EC29E9" w:rsidRDefault="00536EDE" w:rsidP="00EC29E9">
      <w:pPr>
        <w:pStyle w:val="ListParagraph"/>
        <w:numPr>
          <w:ilvl w:val="0"/>
          <w:numId w:val="31"/>
        </w:numPr>
        <w:jc w:val="left"/>
        <w:rPr>
          <w:ins w:id="2922" w:author="Kristijan Vrabec (kvrabec)" w:date="2018-12-09T11:17:00Z"/>
          <w:sz w:val="22"/>
        </w:rPr>
      </w:pPr>
      <w:del w:id="2923" w:author="Kristijan Vrabec (kvrabec)" w:date="2018-12-09T11:17:00Z">
        <w:r w:rsidRPr="00EC29E9" w:rsidDel="00EC29E9">
          <w:rPr>
            <w:sz w:val="22"/>
            <w:rPrChange w:id="2924" w:author="Kristijan Vrabec (kvrabec)" w:date="2018-12-09T11:17:00Z">
              <w:rPr/>
            </w:rPrChange>
          </w:rPr>
          <w:br/>
        </w:r>
      </w:del>
      <w:moveFromRangeStart w:id="2925" w:author="Kristijan Vrabec (kvrabec)" w:date="2018-12-08T20:37:00Z" w:name="move532064768"/>
      <w:moveFrom w:id="2926" w:author="Kristijan Vrabec (kvrabec)" w:date="2018-12-08T20:37:00Z">
        <w:r w:rsidR="00C4178A" w:rsidRPr="00EC29E9" w:rsidDel="00142DE8">
          <w:rPr>
            <w:rStyle w:val="Hyperlink"/>
            <w:sz w:val="22"/>
          </w:rPr>
          <w:fldChar w:fldCharType="begin"/>
        </w:r>
        <w:r w:rsidR="00C4178A" w:rsidRPr="00EC29E9" w:rsidDel="00142DE8">
          <w:rPr>
            <w:rStyle w:val="Hyperlink"/>
            <w:sz w:val="22"/>
          </w:rPr>
          <w:instrText xml:space="preserve"> HYPERLINK "https://hr.wikipedia.org/wiki/Rudarenje_podataka" </w:instrText>
        </w:r>
        <w:r w:rsidR="00C4178A" w:rsidRPr="00EC29E9" w:rsidDel="00142DE8">
          <w:rPr>
            <w:rStyle w:val="Hyperlink"/>
            <w:sz w:val="22"/>
            <w:rPrChange w:id="2927" w:author="Kristijan Vrabec (kvrabec)" w:date="2018-12-09T11:17:00Z">
              <w:rPr>
                <w:rStyle w:val="Hyperlink"/>
                <w:sz w:val="22"/>
              </w:rPr>
            </w:rPrChange>
          </w:rPr>
          <w:fldChar w:fldCharType="separate"/>
        </w:r>
        <w:r w:rsidRPr="00EC29E9" w:rsidDel="00142DE8">
          <w:rPr>
            <w:rStyle w:val="Hyperlink"/>
            <w:sz w:val="22"/>
          </w:rPr>
          <w:t>https://hr.wikipedia.org/wiki/Rudarenje_podataka</w:t>
        </w:r>
        <w:r w:rsidR="00C4178A" w:rsidRPr="00F77007" w:rsidDel="00142DE8">
          <w:rPr>
            <w:rStyle w:val="Hyperlink"/>
            <w:sz w:val="22"/>
          </w:rPr>
          <w:fldChar w:fldCharType="end"/>
        </w:r>
        <w:r w:rsidRPr="00EC29E9" w:rsidDel="00142DE8">
          <w:rPr>
            <w:sz w:val="22"/>
            <w:rPrChange w:id="2928" w:author="Kristijan Vrabec (kvrabec)" w:date="2018-12-09T11:17:00Z">
              <w:rPr/>
            </w:rPrChange>
          </w:rPr>
          <w:t xml:space="preserve"> (1.7.2018.)</w:t>
        </w:r>
      </w:moveFrom>
      <w:moveFromRangeEnd w:id="2925"/>
      <w:del w:id="2929" w:author="Kristijan Vrabec (kvrabec)" w:date="2018-12-08T20:37:00Z">
        <w:r w:rsidR="001063CE" w:rsidRPr="00EC29E9" w:rsidDel="00142DE8">
          <w:rPr>
            <w:sz w:val="22"/>
            <w:rPrChange w:id="2930" w:author="Kristijan Vrabec (kvrabec)" w:date="2018-12-09T11:17:00Z">
              <w:rPr/>
            </w:rPrChange>
          </w:rPr>
          <w:br/>
        </w:r>
      </w:del>
      <w:r w:rsidR="000D2473" w:rsidRPr="00EC29E9">
        <w:rPr>
          <w:rStyle w:val="Hyperlink"/>
          <w:sz w:val="22"/>
        </w:rPr>
        <w:fldChar w:fldCharType="begin"/>
      </w:r>
      <w:r w:rsidR="000D2473" w:rsidRPr="00EC29E9">
        <w:rPr>
          <w:rStyle w:val="Hyperlink"/>
          <w:sz w:val="22"/>
        </w:rPr>
        <w:instrText xml:space="preserve"> HYPERLINK "https://en.wikipedia.org/wiki/Bayesian_network" </w:instrText>
      </w:r>
      <w:r w:rsidR="000D2473" w:rsidRPr="00EC29E9">
        <w:rPr>
          <w:rStyle w:val="Hyperlink"/>
          <w:sz w:val="22"/>
          <w:rPrChange w:id="2931" w:author="Kristijan Vrabec (kvrabec)" w:date="2018-12-09T11:17:00Z">
            <w:rPr>
              <w:rStyle w:val="Hyperlink"/>
              <w:sz w:val="22"/>
            </w:rPr>
          </w:rPrChange>
        </w:rPr>
        <w:fldChar w:fldCharType="separate"/>
      </w:r>
      <w:r w:rsidR="001063CE" w:rsidRPr="00EC29E9">
        <w:rPr>
          <w:rStyle w:val="Hyperlink"/>
          <w:sz w:val="22"/>
        </w:rPr>
        <w:t>https://en.wikipedia.org/wiki/Bayesian_network</w:t>
      </w:r>
      <w:r w:rsidR="000D2473" w:rsidRPr="00F77007">
        <w:rPr>
          <w:rStyle w:val="Hyperlink"/>
          <w:sz w:val="22"/>
        </w:rPr>
        <w:fldChar w:fldCharType="end"/>
      </w:r>
      <w:r w:rsidR="001063CE" w:rsidRPr="00EC29E9">
        <w:rPr>
          <w:sz w:val="22"/>
          <w:rPrChange w:id="2932" w:author="Kristijan Vrabec (kvrabec)" w:date="2018-12-09T11:17:00Z">
            <w:rPr/>
          </w:rPrChange>
        </w:rPr>
        <w:t xml:space="preserve"> (1.7.2018.)</w:t>
      </w:r>
    </w:p>
    <w:p w14:paraId="43EAD9C7" w14:textId="77777777" w:rsidR="00EC29E9" w:rsidRDefault="002A1E5A" w:rsidP="00EC29E9">
      <w:pPr>
        <w:pStyle w:val="ListParagraph"/>
        <w:numPr>
          <w:ilvl w:val="0"/>
          <w:numId w:val="31"/>
        </w:numPr>
        <w:jc w:val="left"/>
        <w:rPr>
          <w:ins w:id="2933" w:author="Kristijan Vrabec (kvrabec)" w:date="2018-12-09T11:17:00Z"/>
          <w:sz w:val="22"/>
        </w:rPr>
      </w:pPr>
      <w:del w:id="2934" w:author="Kristijan Vrabec (kvrabec)" w:date="2018-12-09T11:17:00Z">
        <w:r w:rsidRPr="00EC29E9" w:rsidDel="00EC29E9">
          <w:rPr>
            <w:sz w:val="22"/>
            <w:rPrChange w:id="2935" w:author="Kristijan Vrabec (kvrabec)" w:date="2018-12-09T11:17:00Z">
              <w:rPr/>
            </w:rPrChange>
          </w:rPr>
          <w:br/>
        </w:r>
      </w:del>
      <w:r w:rsidR="000D2473" w:rsidRPr="00EC29E9">
        <w:rPr>
          <w:rStyle w:val="Hyperlink"/>
          <w:sz w:val="22"/>
        </w:rPr>
        <w:fldChar w:fldCharType="begin"/>
      </w:r>
      <w:r w:rsidR="000D2473" w:rsidRPr="00EC29E9">
        <w:rPr>
          <w:rStyle w:val="Hyperlink"/>
          <w:sz w:val="22"/>
        </w:rPr>
        <w:instrText xml:space="preserve"> HYPERLINK "https://en.wikipedia.org/wiki/Directed_acyclic_graph" </w:instrText>
      </w:r>
      <w:r w:rsidR="000D2473" w:rsidRPr="00EC29E9">
        <w:rPr>
          <w:rStyle w:val="Hyperlink"/>
          <w:sz w:val="22"/>
          <w:rPrChange w:id="2936" w:author="Kristijan Vrabec (kvrabec)" w:date="2018-12-09T11:17:00Z">
            <w:rPr>
              <w:rStyle w:val="Hyperlink"/>
              <w:sz w:val="22"/>
            </w:rPr>
          </w:rPrChange>
        </w:rPr>
        <w:fldChar w:fldCharType="separate"/>
      </w:r>
      <w:r w:rsidRPr="00EC29E9">
        <w:rPr>
          <w:rStyle w:val="Hyperlink"/>
          <w:sz w:val="22"/>
        </w:rPr>
        <w:t>https://en.wikipedia.org/wiki/Directed_acyclic_graph</w:t>
      </w:r>
      <w:r w:rsidR="000D2473" w:rsidRPr="00F77007">
        <w:rPr>
          <w:rStyle w:val="Hyperlink"/>
          <w:sz w:val="22"/>
        </w:rPr>
        <w:fldChar w:fldCharType="end"/>
      </w:r>
      <w:r w:rsidRPr="00EC29E9">
        <w:rPr>
          <w:sz w:val="22"/>
          <w:rPrChange w:id="2937" w:author="Kristijan Vrabec (kvrabec)" w:date="2018-12-09T11:17:00Z">
            <w:rPr/>
          </w:rPrChange>
        </w:rPr>
        <w:t xml:space="preserve"> (2.7.2018.)</w:t>
      </w:r>
    </w:p>
    <w:p w14:paraId="5B145886" w14:textId="77777777" w:rsidR="00EC29E9" w:rsidRDefault="006357F5" w:rsidP="00EC29E9">
      <w:pPr>
        <w:pStyle w:val="ListParagraph"/>
        <w:numPr>
          <w:ilvl w:val="0"/>
          <w:numId w:val="31"/>
        </w:numPr>
        <w:jc w:val="left"/>
        <w:rPr>
          <w:ins w:id="2938" w:author="Kristijan Vrabec (kvrabec)" w:date="2018-12-09T11:17:00Z"/>
          <w:sz w:val="22"/>
        </w:rPr>
      </w:pPr>
      <w:ins w:id="2939" w:author="Kristijan Vrabec (kvrabec)" w:date="2018-12-08T20:36:00Z">
        <w:r w:rsidRPr="00EC29E9">
          <w:rPr>
            <w:sz w:val="22"/>
            <w:rPrChange w:id="2940" w:author="Kristijan Vrabec (kvrabec)" w:date="2018-12-09T11:17:00Z">
              <w:rPr/>
            </w:rPrChange>
          </w:rPr>
          <w:fldChar w:fldCharType="begin"/>
        </w:r>
        <w:r w:rsidRPr="00EC29E9">
          <w:rPr>
            <w:sz w:val="22"/>
            <w:rPrChange w:id="2941" w:author="Kristijan Vrabec (kvrabec)" w:date="2018-12-09T11:17:00Z">
              <w:rPr/>
            </w:rPrChange>
          </w:rPr>
          <w:instrText xml:space="preserve"> HYPERLINK "https://en.wikipedia.org/wiki/Amazon_(company)" </w:instrText>
        </w:r>
        <w:r w:rsidRPr="00EC29E9">
          <w:rPr>
            <w:sz w:val="22"/>
            <w:rPrChange w:id="2942" w:author="Kristijan Vrabec (kvrabec)" w:date="2018-12-09T11:17:00Z">
              <w:rPr/>
            </w:rPrChange>
          </w:rPr>
          <w:fldChar w:fldCharType="separate"/>
        </w:r>
        <w:r w:rsidRPr="00EC29E9">
          <w:rPr>
            <w:rStyle w:val="Hyperlink"/>
            <w:sz w:val="22"/>
          </w:rPr>
          <w:t>https://en.wikipedia.org/wiki/Amazon_(company)</w:t>
        </w:r>
        <w:r w:rsidRPr="00EC29E9">
          <w:rPr>
            <w:sz w:val="22"/>
            <w:rPrChange w:id="2943" w:author="Kristijan Vrabec (kvrabec)" w:date="2018-12-09T11:17:00Z">
              <w:rPr/>
            </w:rPrChange>
          </w:rPr>
          <w:fldChar w:fldCharType="end"/>
        </w:r>
        <w:r w:rsidRPr="00EC29E9">
          <w:rPr>
            <w:sz w:val="22"/>
            <w:rPrChange w:id="2944" w:author="Kristijan Vrabec (kvrabec)" w:date="2018-12-09T11:17:00Z">
              <w:rPr/>
            </w:rPrChange>
          </w:rPr>
          <w:t xml:space="preserve"> (8.12.2018)</w:t>
        </w:r>
      </w:ins>
    </w:p>
    <w:p w14:paraId="05D946C4" w14:textId="77777777" w:rsidR="00EC29E9" w:rsidRDefault="006357F5" w:rsidP="00EC29E9">
      <w:pPr>
        <w:ind w:firstLine="0"/>
        <w:jc w:val="left"/>
        <w:rPr>
          <w:ins w:id="2945" w:author="Kristijan Vrabec (kvrabec)" w:date="2018-12-09T11:17:00Z"/>
          <w:b/>
          <w:sz w:val="22"/>
        </w:rPr>
      </w:pPr>
      <w:ins w:id="2946" w:author="Kristijan Vrabec (kvrabec)" w:date="2018-12-08T20:36:00Z">
        <w:r w:rsidRPr="00EC29E9">
          <w:rPr>
            <w:b/>
            <w:sz w:val="22"/>
            <w:rPrChange w:id="2947" w:author="Kristijan Vrabec (kvrabec)" w:date="2018-12-09T11:17:00Z">
              <w:rPr>
                <w:sz w:val="22"/>
              </w:rPr>
            </w:rPrChange>
          </w:rPr>
          <w:t>Keras</w:t>
        </w:r>
      </w:ins>
    </w:p>
    <w:p w14:paraId="1E9A3D7A" w14:textId="77777777" w:rsidR="00EC29E9" w:rsidRDefault="00E251C4" w:rsidP="00EC29E9">
      <w:pPr>
        <w:pStyle w:val="ListParagraph"/>
        <w:numPr>
          <w:ilvl w:val="0"/>
          <w:numId w:val="32"/>
        </w:numPr>
        <w:jc w:val="left"/>
        <w:rPr>
          <w:ins w:id="2948" w:author="Kristijan Vrabec (kvrabec)" w:date="2018-12-09T11:17:00Z"/>
          <w:sz w:val="22"/>
        </w:rPr>
      </w:pPr>
      <w:del w:id="2949" w:author="Kristijan Vrabec (kvrabec)" w:date="2018-12-09T11:17:00Z">
        <w:r w:rsidRPr="00EC29E9" w:rsidDel="00EC29E9">
          <w:rPr>
            <w:sz w:val="22"/>
            <w:rPrChange w:id="2950" w:author="Kristijan Vrabec (kvrabec)" w:date="2018-12-09T11:17:00Z">
              <w:rPr/>
            </w:rPrChange>
          </w:rPr>
          <w:br/>
        </w:r>
      </w:del>
      <w:r w:rsidR="000D2473" w:rsidRPr="00EC29E9">
        <w:rPr>
          <w:rStyle w:val="Hyperlink"/>
          <w:sz w:val="22"/>
        </w:rPr>
        <w:fldChar w:fldCharType="begin"/>
      </w:r>
      <w:r w:rsidR="000D2473" w:rsidRPr="00EC29E9">
        <w:rPr>
          <w:rStyle w:val="Hyperlink"/>
          <w:sz w:val="22"/>
        </w:rPr>
        <w:instrText xml:space="preserve"> HYPERLINK "https://keras.io/" </w:instrText>
      </w:r>
      <w:r w:rsidR="000D2473" w:rsidRPr="00EC29E9">
        <w:rPr>
          <w:rStyle w:val="Hyperlink"/>
          <w:sz w:val="22"/>
          <w:rPrChange w:id="2951" w:author="Kristijan Vrabec (kvrabec)" w:date="2018-12-09T11:17:00Z">
            <w:rPr>
              <w:rStyle w:val="Hyperlink"/>
              <w:sz w:val="22"/>
            </w:rPr>
          </w:rPrChange>
        </w:rPr>
        <w:fldChar w:fldCharType="separate"/>
      </w:r>
      <w:r w:rsidRPr="00EC29E9">
        <w:rPr>
          <w:rStyle w:val="Hyperlink"/>
          <w:sz w:val="22"/>
        </w:rPr>
        <w:t>https://keras.io/</w:t>
      </w:r>
      <w:r w:rsidR="000D2473" w:rsidRPr="00F77007">
        <w:rPr>
          <w:rStyle w:val="Hyperlink"/>
          <w:sz w:val="22"/>
        </w:rPr>
        <w:fldChar w:fldCharType="end"/>
      </w:r>
      <w:r w:rsidRPr="00EC29E9">
        <w:rPr>
          <w:sz w:val="22"/>
          <w:rPrChange w:id="2952" w:author="Kristijan Vrabec (kvrabec)" w:date="2018-12-09T11:17:00Z">
            <w:rPr/>
          </w:rPrChange>
        </w:rPr>
        <w:t xml:space="preserve"> (8.12.2018.)</w:t>
      </w:r>
    </w:p>
    <w:p w14:paraId="7CDE3E15" w14:textId="77777777" w:rsidR="00EC29E9" w:rsidRDefault="006357F5" w:rsidP="00EC29E9">
      <w:pPr>
        <w:ind w:firstLine="0"/>
        <w:jc w:val="left"/>
        <w:rPr>
          <w:ins w:id="2953" w:author="Kristijan Vrabec (kvrabec)" w:date="2018-12-09T11:17:00Z"/>
          <w:b/>
          <w:sz w:val="22"/>
        </w:rPr>
      </w:pPr>
      <w:proofErr w:type="spellStart"/>
      <w:ins w:id="2954" w:author="Kristijan Vrabec (kvrabec)" w:date="2018-12-08T20:36:00Z">
        <w:r w:rsidRPr="00EC29E9">
          <w:rPr>
            <w:b/>
            <w:sz w:val="22"/>
            <w:rPrChange w:id="2955" w:author="Kristijan Vrabec (kvrabec)" w:date="2018-12-09T11:17:00Z">
              <w:rPr>
                <w:sz w:val="22"/>
              </w:rPr>
            </w:rPrChange>
          </w:rPr>
          <w:t>Quintagroup</w:t>
        </w:r>
      </w:ins>
      <w:proofErr w:type="spellEnd"/>
    </w:p>
    <w:p w14:paraId="3B1F83FF" w14:textId="77777777" w:rsidR="00EC29E9" w:rsidRDefault="00C179E1" w:rsidP="00EC29E9">
      <w:pPr>
        <w:pStyle w:val="ListParagraph"/>
        <w:numPr>
          <w:ilvl w:val="0"/>
          <w:numId w:val="32"/>
        </w:numPr>
        <w:jc w:val="left"/>
        <w:rPr>
          <w:ins w:id="2956" w:author="Kristijan Vrabec (kvrabec)" w:date="2018-12-09T11:17:00Z"/>
          <w:sz w:val="22"/>
        </w:rPr>
      </w:pPr>
      <w:ins w:id="2957" w:author="Kristijan Vrabec (kvrabec)" w:date="2018-12-08T19:19:00Z">
        <w:r w:rsidRPr="00EC29E9">
          <w:rPr>
            <w:sz w:val="22"/>
            <w:rPrChange w:id="2958" w:author="Kristijan Vrabec (kvrabec)" w:date="2018-12-09T11:17:00Z">
              <w:rPr/>
            </w:rPrChange>
          </w:rPr>
          <w:fldChar w:fldCharType="begin"/>
        </w:r>
        <w:r w:rsidRPr="00EC29E9">
          <w:rPr>
            <w:sz w:val="22"/>
            <w:rPrChange w:id="2959" w:author="Kristijan Vrabec (kvrabec)" w:date="2018-12-09T11:17:00Z">
              <w:rPr/>
            </w:rPrChange>
          </w:rPr>
          <w:instrText xml:space="preserve"> HYPERLINK "https://quintagroup.com/cms/python/google" </w:instrText>
        </w:r>
        <w:r w:rsidRPr="00EC29E9">
          <w:rPr>
            <w:sz w:val="22"/>
            <w:rPrChange w:id="2960" w:author="Kristijan Vrabec (kvrabec)" w:date="2018-12-09T11:17:00Z">
              <w:rPr/>
            </w:rPrChange>
          </w:rPr>
          <w:fldChar w:fldCharType="separate"/>
        </w:r>
        <w:r w:rsidRPr="00EC29E9">
          <w:rPr>
            <w:rStyle w:val="Hyperlink"/>
            <w:sz w:val="22"/>
          </w:rPr>
          <w:t>https://quintagroup.com/cms/python/google</w:t>
        </w:r>
        <w:r w:rsidRPr="00EC29E9">
          <w:rPr>
            <w:sz w:val="22"/>
            <w:rPrChange w:id="2961" w:author="Kristijan Vrabec (kvrabec)" w:date="2018-12-09T11:17:00Z">
              <w:rPr/>
            </w:rPrChange>
          </w:rPr>
          <w:fldChar w:fldCharType="end"/>
        </w:r>
        <w:r w:rsidRPr="00EC29E9">
          <w:rPr>
            <w:sz w:val="22"/>
            <w:rPrChange w:id="2962" w:author="Kristijan Vrabec (kvrabec)" w:date="2018-12-09T11:17:00Z">
              <w:rPr/>
            </w:rPrChange>
          </w:rPr>
          <w:t xml:space="preserve"> (8.12.2018</w:t>
        </w:r>
      </w:ins>
      <w:ins w:id="2963" w:author="Kristijan Vrabec (kvrabec)" w:date="2018-12-09T11:17:00Z">
        <w:r w:rsidR="00EC29E9">
          <w:rPr>
            <w:sz w:val="22"/>
          </w:rPr>
          <w:t>.)</w:t>
        </w:r>
      </w:ins>
    </w:p>
    <w:p w14:paraId="5A54F2DC" w14:textId="77777777" w:rsidR="00EC29E9" w:rsidRDefault="006357F5" w:rsidP="00EC29E9">
      <w:pPr>
        <w:ind w:firstLine="0"/>
        <w:jc w:val="left"/>
        <w:rPr>
          <w:ins w:id="2964" w:author="Kristijan Vrabec (kvrabec)" w:date="2018-12-09T11:18:00Z"/>
          <w:b/>
          <w:sz w:val="22"/>
        </w:rPr>
      </w:pPr>
      <w:ins w:id="2965" w:author="Kristijan Vrabec (kvrabec)" w:date="2018-12-08T20:36:00Z">
        <w:r w:rsidRPr="00EC29E9">
          <w:rPr>
            <w:b/>
            <w:sz w:val="22"/>
            <w:rPrChange w:id="2966" w:author="Kristijan Vrabec (kvrabec)" w:date="2018-12-09T11:17:00Z">
              <w:rPr>
                <w:sz w:val="22"/>
              </w:rPr>
            </w:rPrChange>
          </w:rPr>
          <w:t>Amazon</w:t>
        </w:r>
      </w:ins>
    </w:p>
    <w:p w14:paraId="3C0D12F3" w14:textId="77777777" w:rsidR="00EC29E9" w:rsidRDefault="006C7B36" w:rsidP="00EC29E9">
      <w:pPr>
        <w:pStyle w:val="ListParagraph"/>
        <w:numPr>
          <w:ilvl w:val="0"/>
          <w:numId w:val="32"/>
        </w:numPr>
        <w:jc w:val="left"/>
        <w:rPr>
          <w:ins w:id="2967" w:author="Kristijan Vrabec (kvrabec)" w:date="2018-12-09T11:18:00Z"/>
          <w:sz w:val="22"/>
        </w:rPr>
      </w:pPr>
      <w:ins w:id="2968" w:author="Kristijan Vrabec (kvrabec)" w:date="2018-12-08T20:35:00Z">
        <w:r w:rsidRPr="00EC29E9">
          <w:rPr>
            <w:sz w:val="22"/>
            <w:rPrChange w:id="2969" w:author="Kristijan Vrabec (kvrabec)" w:date="2018-12-09T11:18:00Z">
              <w:rPr/>
            </w:rPrChange>
          </w:rPr>
          <w:fldChar w:fldCharType="begin"/>
        </w:r>
        <w:r w:rsidRPr="00EC29E9">
          <w:rPr>
            <w:sz w:val="22"/>
            <w:rPrChange w:id="2970" w:author="Kristijan Vrabec (kvrabec)" w:date="2018-12-09T11:18:00Z">
              <w:rPr/>
            </w:rPrChange>
          </w:rPr>
          <w:instrText xml:space="preserve"> HYPERLINK "https://aws.amazon.com/machine-learning/" </w:instrText>
        </w:r>
        <w:r w:rsidRPr="00EC29E9">
          <w:rPr>
            <w:sz w:val="22"/>
            <w:rPrChange w:id="2971" w:author="Kristijan Vrabec (kvrabec)" w:date="2018-12-09T11:18:00Z">
              <w:rPr/>
            </w:rPrChange>
          </w:rPr>
          <w:fldChar w:fldCharType="separate"/>
        </w:r>
        <w:r w:rsidRPr="00EC29E9">
          <w:rPr>
            <w:rStyle w:val="Hyperlink"/>
            <w:sz w:val="22"/>
          </w:rPr>
          <w:t>https://aws.amazon.com/machine-learning/</w:t>
        </w:r>
        <w:r w:rsidRPr="00EC29E9">
          <w:rPr>
            <w:sz w:val="22"/>
            <w:rPrChange w:id="2972" w:author="Kristijan Vrabec (kvrabec)" w:date="2018-12-09T11:18:00Z">
              <w:rPr/>
            </w:rPrChange>
          </w:rPr>
          <w:fldChar w:fldCharType="end"/>
        </w:r>
        <w:r w:rsidRPr="00EC29E9">
          <w:rPr>
            <w:sz w:val="22"/>
            <w:rPrChange w:id="2973" w:author="Kristijan Vrabec (kvrabec)" w:date="2018-12-09T11:18:00Z">
              <w:rPr/>
            </w:rPrChange>
          </w:rPr>
          <w:t xml:space="preserve"> (8.12.2018</w:t>
        </w:r>
        <w:r w:rsidR="00835776" w:rsidRPr="00EC29E9">
          <w:rPr>
            <w:sz w:val="22"/>
            <w:rPrChange w:id="2974" w:author="Kristijan Vrabec (kvrabec)" w:date="2018-12-09T11:18:00Z">
              <w:rPr/>
            </w:rPrChange>
          </w:rPr>
          <w:t>.</w:t>
        </w:r>
        <w:r w:rsidRPr="00EC29E9">
          <w:rPr>
            <w:sz w:val="22"/>
            <w:rPrChange w:id="2975" w:author="Kristijan Vrabec (kvrabec)" w:date="2018-12-09T11:18:00Z">
              <w:rPr/>
            </w:rPrChange>
          </w:rPr>
          <w:t>)</w:t>
        </w:r>
      </w:ins>
    </w:p>
    <w:p w14:paraId="2C6D0AF0" w14:textId="77777777" w:rsidR="00EC29E9" w:rsidRDefault="00953FDB" w:rsidP="00EC29E9">
      <w:pPr>
        <w:ind w:firstLine="0"/>
        <w:jc w:val="left"/>
        <w:rPr>
          <w:ins w:id="2976" w:author="Kristijan Vrabec (kvrabec)" w:date="2018-12-09T11:18:00Z"/>
          <w:b/>
          <w:sz w:val="22"/>
        </w:rPr>
      </w:pPr>
      <w:ins w:id="2977" w:author="Kristijan Vrabec (kvrabec)" w:date="2018-12-08T22:56:00Z">
        <w:r w:rsidRPr="00EC29E9">
          <w:rPr>
            <w:b/>
            <w:sz w:val="22"/>
            <w:rPrChange w:id="2978" w:author="Kristijan Vrabec (kvrabec)" w:date="2018-12-09T11:18:00Z">
              <w:rPr>
                <w:sz w:val="22"/>
              </w:rPr>
            </w:rPrChange>
          </w:rPr>
          <w:t>Azure</w:t>
        </w:r>
      </w:ins>
    </w:p>
    <w:p w14:paraId="0D10909E" w14:textId="77777777" w:rsidR="00EC29E9" w:rsidRPr="00EC29E9" w:rsidRDefault="00953FDB">
      <w:pPr>
        <w:pStyle w:val="ListParagraph"/>
        <w:numPr>
          <w:ilvl w:val="0"/>
          <w:numId w:val="32"/>
        </w:numPr>
        <w:jc w:val="left"/>
        <w:rPr>
          <w:ins w:id="2979" w:author="Kristijan Vrabec (kvrabec)" w:date="2018-12-09T11:18:00Z"/>
          <w:sz w:val="22"/>
          <w:rPrChange w:id="2980" w:author="Kristijan Vrabec (kvrabec)" w:date="2018-12-09T11:18:00Z">
            <w:rPr>
              <w:ins w:id="2981" w:author="Kristijan Vrabec (kvrabec)" w:date="2018-12-09T11:18:00Z"/>
            </w:rPr>
          </w:rPrChange>
        </w:rPr>
        <w:pPrChange w:id="2982" w:author="Kristijan Vrabec (kvrabec)" w:date="2018-12-09T11:18:00Z">
          <w:pPr>
            <w:ind w:firstLine="0"/>
            <w:jc w:val="left"/>
          </w:pPr>
        </w:pPrChange>
      </w:pPr>
      <w:ins w:id="2983" w:author="Kristijan Vrabec (kvrabec)" w:date="2018-12-08T22:56:00Z">
        <w:r w:rsidRPr="00EC29E9">
          <w:rPr>
            <w:sz w:val="22"/>
            <w:rPrChange w:id="2984" w:author="Kristijan Vrabec (kvrabec)" w:date="2018-12-09T11:18:00Z">
              <w:rPr/>
            </w:rPrChange>
          </w:rPr>
          <w:fldChar w:fldCharType="begin"/>
        </w:r>
        <w:r w:rsidRPr="00EC29E9">
          <w:rPr>
            <w:sz w:val="22"/>
            <w:rPrChange w:id="2985" w:author="Kristijan Vrabec (kvrabec)" w:date="2018-12-09T11:18:00Z">
              <w:rPr/>
            </w:rPrChange>
          </w:rPr>
          <w:instrText xml:space="preserve"> HYPERLINK "https://azure.microsoft.com/" </w:instrText>
        </w:r>
        <w:r w:rsidRPr="00EC29E9">
          <w:rPr>
            <w:sz w:val="22"/>
            <w:rPrChange w:id="2986" w:author="Kristijan Vrabec (kvrabec)" w:date="2018-12-09T11:18:00Z">
              <w:rPr/>
            </w:rPrChange>
          </w:rPr>
          <w:fldChar w:fldCharType="separate"/>
        </w:r>
        <w:r w:rsidRPr="00EC29E9">
          <w:rPr>
            <w:rStyle w:val="Hyperlink"/>
            <w:sz w:val="22"/>
          </w:rPr>
          <w:t>https://azure.microsoft.com/</w:t>
        </w:r>
        <w:r w:rsidRPr="00EC29E9">
          <w:rPr>
            <w:sz w:val="22"/>
            <w:rPrChange w:id="2987" w:author="Kristijan Vrabec (kvrabec)" w:date="2018-12-09T11:18:00Z">
              <w:rPr/>
            </w:rPrChange>
          </w:rPr>
          <w:fldChar w:fldCharType="end"/>
        </w:r>
        <w:r w:rsidRPr="00EC29E9">
          <w:rPr>
            <w:sz w:val="22"/>
            <w:rPrChange w:id="2988" w:author="Kristijan Vrabec (kvrabec)" w:date="2018-12-09T11:18:00Z">
              <w:rPr/>
            </w:rPrChange>
          </w:rPr>
          <w:t xml:space="preserve"> </w:t>
        </w:r>
      </w:ins>
      <w:ins w:id="2989" w:author="Kristijan Vrabec (kvrabec)" w:date="2018-12-08T22:57:00Z">
        <w:r w:rsidRPr="00EC29E9">
          <w:rPr>
            <w:sz w:val="22"/>
            <w:rPrChange w:id="2990" w:author="Kristijan Vrabec (kvrabec)" w:date="2018-12-09T11:18:00Z">
              <w:rPr/>
            </w:rPrChange>
          </w:rPr>
          <w:t>(8.12.2018.)</w:t>
        </w:r>
      </w:ins>
    </w:p>
    <w:p w14:paraId="13BC9864" w14:textId="77777777" w:rsidR="00EC29E9" w:rsidRDefault="00953FDB" w:rsidP="00EC29E9">
      <w:pPr>
        <w:ind w:firstLine="0"/>
        <w:jc w:val="left"/>
        <w:rPr>
          <w:ins w:id="2991" w:author="Kristijan Vrabec (kvrabec)" w:date="2018-12-09T11:18:00Z"/>
          <w:b/>
          <w:sz w:val="22"/>
        </w:rPr>
      </w:pPr>
      <w:ins w:id="2992" w:author="Kristijan Vrabec (kvrabec)" w:date="2018-12-08T22:57:00Z">
        <w:r w:rsidRPr="00EC29E9">
          <w:rPr>
            <w:b/>
            <w:sz w:val="22"/>
            <w:rPrChange w:id="2993" w:author="Kristijan Vrabec (kvrabec)" w:date="2018-12-09T11:18:00Z">
              <w:rPr>
                <w:sz w:val="22"/>
              </w:rPr>
            </w:rPrChange>
          </w:rPr>
          <w:t>Google</w:t>
        </w:r>
      </w:ins>
    </w:p>
    <w:p w14:paraId="6BADB8F2" w14:textId="49CB34FD" w:rsidR="00230EB1" w:rsidRPr="00EC29E9" w:rsidRDefault="00953FDB">
      <w:pPr>
        <w:pStyle w:val="ListParagraph"/>
        <w:numPr>
          <w:ilvl w:val="0"/>
          <w:numId w:val="32"/>
        </w:numPr>
        <w:jc w:val="left"/>
        <w:rPr>
          <w:ins w:id="2994" w:author="Kristijan Vrabec (kvrabec)" w:date="2018-12-08T20:37:00Z"/>
          <w:sz w:val="22"/>
          <w:rPrChange w:id="2995" w:author="Kristijan Vrabec (kvrabec)" w:date="2018-12-09T11:18:00Z">
            <w:rPr>
              <w:ins w:id="2996" w:author="Kristijan Vrabec (kvrabec)" w:date="2018-12-08T20:37:00Z"/>
            </w:rPr>
          </w:rPrChange>
        </w:rPr>
        <w:pPrChange w:id="2997" w:author="Kristijan Vrabec (kvrabec)" w:date="2018-12-09T11:18:00Z">
          <w:pPr>
            <w:ind w:firstLine="0"/>
            <w:jc w:val="left"/>
          </w:pPr>
        </w:pPrChange>
      </w:pPr>
      <w:ins w:id="2998" w:author="Kristijan Vrabec (kvrabec)" w:date="2018-12-08T22:57:00Z">
        <w:r w:rsidRPr="00EC29E9">
          <w:rPr>
            <w:sz w:val="22"/>
            <w:rPrChange w:id="2999" w:author="Kristijan Vrabec (kvrabec)" w:date="2018-12-09T11:18:00Z">
              <w:rPr/>
            </w:rPrChange>
          </w:rPr>
          <w:fldChar w:fldCharType="begin"/>
        </w:r>
        <w:r w:rsidRPr="00EC29E9">
          <w:rPr>
            <w:sz w:val="22"/>
            <w:rPrChange w:id="3000" w:author="Kristijan Vrabec (kvrabec)" w:date="2018-12-09T11:18:00Z">
              <w:rPr/>
            </w:rPrChange>
          </w:rPr>
          <w:instrText xml:space="preserve"> HYPERLINK "https://cloud.google.com/" </w:instrText>
        </w:r>
        <w:r w:rsidRPr="00EC29E9">
          <w:rPr>
            <w:sz w:val="22"/>
            <w:rPrChange w:id="3001" w:author="Kristijan Vrabec (kvrabec)" w:date="2018-12-09T11:18:00Z">
              <w:rPr/>
            </w:rPrChange>
          </w:rPr>
          <w:fldChar w:fldCharType="separate"/>
        </w:r>
        <w:r w:rsidRPr="00EC29E9">
          <w:rPr>
            <w:rStyle w:val="Hyperlink"/>
            <w:sz w:val="22"/>
          </w:rPr>
          <w:t>https://cloud.google.com/</w:t>
        </w:r>
        <w:r w:rsidRPr="00EC29E9">
          <w:rPr>
            <w:sz w:val="22"/>
            <w:rPrChange w:id="3002" w:author="Kristijan Vrabec (kvrabec)" w:date="2018-12-09T11:18:00Z">
              <w:rPr/>
            </w:rPrChange>
          </w:rPr>
          <w:fldChar w:fldCharType="end"/>
        </w:r>
        <w:r w:rsidRPr="00EC29E9">
          <w:rPr>
            <w:sz w:val="22"/>
            <w:rPrChange w:id="3003" w:author="Kristijan Vrabec (kvrabec)" w:date="2018-12-09T11:18:00Z">
              <w:rPr/>
            </w:rPrChange>
          </w:rPr>
          <w:t xml:space="preserve"> (8.12.2018.)</w:t>
        </w:r>
      </w:ins>
    </w:p>
    <w:p w14:paraId="68F483D5" w14:textId="5B3ED4EF" w:rsidR="00801188" w:rsidRDefault="00D0099B">
      <w:pPr>
        <w:spacing w:after="160" w:line="259" w:lineRule="auto"/>
        <w:ind w:firstLine="0"/>
        <w:jc w:val="left"/>
        <w:rPr>
          <w:ins w:id="3004" w:author="Kristijan Vrabec (kvrabec)" w:date="2018-12-09T11:53:00Z"/>
          <w:b/>
        </w:rPr>
      </w:pPr>
      <w:proofErr w:type="spellStart"/>
      <w:ins w:id="3005" w:author="Kristijan Vrabec (kvrabec)" w:date="2018-12-09T12:13:00Z">
        <w:r>
          <w:rPr>
            <w:b/>
          </w:rPr>
          <w:t>CoNLL</w:t>
        </w:r>
      </w:ins>
      <w:proofErr w:type="spellEnd"/>
    </w:p>
    <w:p w14:paraId="14886281" w14:textId="77777777" w:rsidR="005E51B8" w:rsidRDefault="00D0099B">
      <w:pPr>
        <w:pStyle w:val="ListParagraph"/>
        <w:numPr>
          <w:ilvl w:val="0"/>
          <w:numId w:val="32"/>
        </w:numPr>
        <w:spacing w:after="160" w:line="259" w:lineRule="auto"/>
        <w:jc w:val="left"/>
        <w:rPr>
          <w:ins w:id="3006" w:author="Kristijan Vrabec (kvrabec)" w:date="2018-12-10T13:02:00Z"/>
        </w:rPr>
      </w:pPr>
      <w:ins w:id="3007" w:author="Kristijan Vrabec (kvrabec)" w:date="2018-12-09T12:14:00Z">
        <w:r>
          <w:fldChar w:fldCharType="begin"/>
        </w:r>
        <w:r>
          <w:instrText xml:space="preserve"> HYPERLINK "</w:instrText>
        </w:r>
        <w:r w:rsidRPr="00D0099B">
          <w:instrText>http://www.conll.org/2018</w:instrText>
        </w:r>
        <w:r>
          <w:instrText xml:space="preserve">" </w:instrText>
        </w:r>
        <w:r>
          <w:fldChar w:fldCharType="separate"/>
        </w:r>
        <w:r w:rsidRPr="00872820">
          <w:rPr>
            <w:rStyle w:val="Hyperlink"/>
          </w:rPr>
          <w:t>http://www.conll.org/2018</w:t>
        </w:r>
        <w:r>
          <w:fldChar w:fldCharType="end"/>
        </w:r>
        <w:r>
          <w:t xml:space="preserve"> </w:t>
        </w:r>
      </w:ins>
      <w:ins w:id="3008" w:author="Kristijan Vrabec (kvrabec)" w:date="2018-12-09T11:53:00Z">
        <w:r w:rsidR="00801188">
          <w:t>(9.12.2018.)</w:t>
        </w:r>
      </w:ins>
    </w:p>
    <w:p w14:paraId="2F053931" w14:textId="77777777" w:rsidR="005E51B8" w:rsidRPr="005E51B8" w:rsidRDefault="005E51B8" w:rsidP="005E51B8">
      <w:pPr>
        <w:spacing w:after="160" w:line="259" w:lineRule="auto"/>
        <w:ind w:firstLine="0"/>
        <w:jc w:val="left"/>
        <w:rPr>
          <w:ins w:id="3009" w:author="Kristijan Vrabec (kvrabec)" w:date="2018-12-10T13:03:00Z"/>
          <w:b/>
          <w:rPrChange w:id="3010" w:author="Kristijan Vrabec (kvrabec)" w:date="2018-12-10T13:03:00Z">
            <w:rPr>
              <w:ins w:id="3011" w:author="Kristijan Vrabec (kvrabec)" w:date="2018-12-10T13:03:00Z"/>
            </w:rPr>
          </w:rPrChange>
        </w:rPr>
      </w:pPr>
      <w:ins w:id="3012" w:author="Kristijan Vrabec (kvrabec)" w:date="2018-12-10T13:02:00Z">
        <w:r w:rsidRPr="005E51B8">
          <w:rPr>
            <w:b/>
            <w:rPrChange w:id="3013" w:author="Kristijan Vrabec (kvrabec)" w:date="2018-12-10T13:03:00Z">
              <w:rPr/>
            </w:rPrChange>
          </w:rPr>
          <w:t>Te</w:t>
        </w:r>
      </w:ins>
      <w:ins w:id="3014" w:author="Kristijan Vrabec (kvrabec)" w:date="2018-12-10T13:03:00Z">
        <w:r w:rsidRPr="005E51B8">
          <w:rPr>
            <w:b/>
            <w:rPrChange w:id="3015" w:author="Kristijan Vrabec (kvrabec)" w:date="2018-12-10T13:03:00Z">
              <w:rPr/>
            </w:rPrChange>
          </w:rPr>
          <w:t>nsorFlow</w:t>
        </w:r>
      </w:ins>
    </w:p>
    <w:p w14:paraId="7044FCC0" w14:textId="7433CCB8" w:rsidR="00AF641F" w:rsidRPr="00801188" w:rsidRDefault="005E51B8" w:rsidP="005E51B8">
      <w:pPr>
        <w:pStyle w:val="ListParagraph"/>
        <w:numPr>
          <w:ilvl w:val="0"/>
          <w:numId w:val="32"/>
        </w:numPr>
        <w:spacing w:after="160" w:line="259" w:lineRule="auto"/>
        <w:jc w:val="left"/>
        <w:rPr>
          <w:ins w:id="3016" w:author="Kristijan Vrabec (kvrabec)" w:date="2018-12-09T11:18:00Z"/>
        </w:rPr>
        <w:pPrChange w:id="3017" w:author="Kristijan Vrabec (kvrabec)" w:date="2018-12-10T13:03:00Z">
          <w:pPr>
            <w:spacing w:after="160" w:line="259" w:lineRule="auto"/>
            <w:ind w:firstLine="0"/>
            <w:jc w:val="left"/>
          </w:pPr>
        </w:pPrChange>
      </w:pPr>
      <w:ins w:id="3018" w:author="Kristijan Vrabec (kvrabec)" w:date="2018-12-10T13:03:00Z">
        <w:r>
          <w:fldChar w:fldCharType="begin"/>
        </w:r>
        <w:r>
          <w:instrText xml:space="preserve"> HYPERLINK "</w:instrText>
        </w:r>
        <w:r w:rsidRPr="005E51B8">
          <w:instrText>https://www.tensorflow.org/guide/tensors</w:instrText>
        </w:r>
        <w:r>
          <w:instrText xml:space="preserve">" </w:instrText>
        </w:r>
        <w:r>
          <w:fldChar w:fldCharType="separate"/>
        </w:r>
        <w:r w:rsidRPr="006838C6">
          <w:rPr>
            <w:rStyle w:val="Hyperlink"/>
          </w:rPr>
          <w:t>https://www.tensorflow.org/guide/tensors</w:t>
        </w:r>
        <w:r>
          <w:fldChar w:fldCharType="end"/>
        </w:r>
        <w:r>
          <w:t xml:space="preserve"> (10.12.2018.)</w:t>
        </w:r>
      </w:ins>
      <w:ins w:id="3019" w:author="Kristijan Vrabec (kvrabec)" w:date="2018-12-09T11:18:00Z">
        <w:r w:rsidR="00AF641F" w:rsidRPr="00952BF5">
          <w:br w:type="page"/>
        </w:r>
      </w:ins>
    </w:p>
    <w:p w14:paraId="703EB94C" w14:textId="315789D4" w:rsidR="00142DE8" w:rsidRPr="008A74DD" w:rsidDel="00AF641F" w:rsidRDefault="00142DE8" w:rsidP="00C86B82">
      <w:pPr>
        <w:spacing w:after="0"/>
        <w:ind w:firstLine="0"/>
        <w:rPr>
          <w:del w:id="3020" w:author="Kristijan Vrabec (kvrabec)" w:date="2018-12-09T11:18:00Z"/>
          <w:rPrChange w:id="3021" w:author="Kristijan Vrabec (kvrabec)" w:date="2018-12-09T21:18:00Z">
            <w:rPr>
              <w:del w:id="3022" w:author="Kristijan Vrabec (kvrabec)" w:date="2018-12-09T11:18:00Z"/>
              <w:sz w:val="22"/>
            </w:rPr>
          </w:rPrChange>
        </w:rPr>
      </w:pPr>
    </w:p>
    <w:p w14:paraId="63D99199" w14:textId="2B9D3DED" w:rsidR="00230EB1" w:rsidRPr="008A74DD" w:rsidDel="00AF641F" w:rsidRDefault="00230EB1" w:rsidP="00AF641F">
      <w:pPr>
        <w:spacing w:after="0"/>
        <w:ind w:firstLine="0"/>
        <w:rPr>
          <w:del w:id="3023" w:author="Kristijan Vrabec (kvrabec)" w:date="2018-12-09T11:19:00Z"/>
          <w:sz w:val="20"/>
          <w:rPrChange w:id="3024" w:author="Kristijan Vrabec (kvrabec)" w:date="2018-12-09T21:18:00Z">
            <w:rPr>
              <w:del w:id="3025" w:author="Kristijan Vrabec (kvrabec)" w:date="2018-12-09T11:19:00Z"/>
              <w:sz w:val="22"/>
            </w:rPr>
          </w:rPrChange>
        </w:rPr>
      </w:pPr>
      <w:r w:rsidRPr="008A74DD">
        <w:rPr>
          <w:b/>
          <w:sz w:val="28"/>
          <w:rPrChange w:id="3026" w:author="Kristijan Vrabec (kvrabec)" w:date="2018-12-09T21:18:00Z">
            <w:rPr>
              <w:b/>
            </w:rPr>
          </w:rPrChange>
        </w:rPr>
        <w:t>Knjige</w:t>
      </w:r>
    </w:p>
    <w:p w14:paraId="4A5D7900" w14:textId="77777777" w:rsidR="00AF641F" w:rsidRPr="00AF641F" w:rsidRDefault="00AF641F" w:rsidP="00C86B82">
      <w:pPr>
        <w:spacing w:after="0"/>
        <w:ind w:firstLine="0"/>
        <w:rPr>
          <w:ins w:id="3027" w:author="Kristijan Vrabec (kvrabec)" w:date="2018-12-09T11:19:00Z"/>
          <w:b/>
          <w:sz w:val="32"/>
          <w:rPrChange w:id="3028" w:author="Kristijan Vrabec (kvrabec)" w:date="2018-12-09T11:19:00Z">
            <w:rPr>
              <w:ins w:id="3029" w:author="Kristijan Vrabec (kvrabec)" w:date="2018-12-09T11:19:00Z"/>
              <w:b/>
            </w:rPr>
          </w:rPrChange>
        </w:rPr>
      </w:pPr>
    </w:p>
    <w:p w14:paraId="03C9BFA7" w14:textId="77777777" w:rsidR="00AF641F" w:rsidRPr="00AF641F" w:rsidRDefault="00230EB1">
      <w:pPr>
        <w:pStyle w:val="ListParagraph"/>
        <w:numPr>
          <w:ilvl w:val="0"/>
          <w:numId w:val="32"/>
        </w:numPr>
        <w:spacing w:after="0"/>
        <w:rPr>
          <w:ins w:id="3030" w:author="Kristijan Vrabec (kvrabec)" w:date="2018-12-09T11:19:00Z"/>
          <w:sz w:val="22"/>
          <w:rPrChange w:id="3031" w:author="Kristijan Vrabec (kvrabec)" w:date="2018-12-09T11:19:00Z">
            <w:rPr>
              <w:ins w:id="3032" w:author="Kristijan Vrabec (kvrabec)" w:date="2018-12-09T11:19:00Z"/>
            </w:rPr>
          </w:rPrChange>
        </w:rPr>
        <w:pPrChange w:id="3033" w:author="Kristijan Vrabec (kvrabec)" w:date="2018-12-09T11:19:00Z">
          <w:pPr>
            <w:spacing w:after="0"/>
            <w:ind w:firstLine="0"/>
          </w:pPr>
        </w:pPrChange>
      </w:pPr>
      <w:r w:rsidRPr="00AF641F">
        <w:rPr>
          <w:sz w:val="22"/>
          <w:rPrChange w:id="3034" w:author="Kristijan Vrabec (kvrabec)" w:date="2018-12-09T11:19:00Z">
            <w:rPr/>
          </w:rPrChange>
        </w:rPr>
        <w:t xml:space="preserve">Data </w:t>
      </w:r>
      <w:proofErr w:type="spellStart"/>
      <w:r w:rsidRPr="00AF641F">
        <w:rPr>
          <w:sz w:val="22"/>
          <w:rPrChange w:id="3035" w:author="Kristijan Vrabec (kvrabec)" w:date="2018-12-09T11:19:00Z">
            <w:rPr/>
          </w:rPrChange>
        </w:rPr>
        <w:t>Mining</w:t>
      </w:r>
      <w:proofErr w:type="spellEnd"/>
      <w:r w:rsidRPr="00AF641F">
        <w:rPr>
          <w:sz w:val="22"/>
          <w:rPrChange w:id="3036" w:author="Kristijan Vrabec (kvrabec)" w:date="2018-12-09T11:19:00Z">
            <w:rPr/>
          </w:rPrChange>
        </w:rPr>
        <w:t xml:space="preserve">, Third </w:t>
      </w:r>
      <w:proofErr w:type="spellStart"/>
      <w:r w:rsidRPr="00AF641F">
        <w:rPr>
          <w:sz w:val="22"/>
          <w:rPrChange w:id="3037" w:author="Kristijan Vrabec (kvrabec)" w:date="2018-12-09T11:19:00Z">
            <w:rPr/>
          </w:rPrChange>
        </w:rPr>
        <w:t>Edition</w:t>
      </w:r>
      <w:proofErr w:type="spellEnd"/>
      <w:r w:rsidRPr="00AF641F">
        <w:rPr>
          <w:sz w:val="22"/>
          <w:rPrChange w:id="3038" w:author="Kristijan Vrabec (kvrabec)" w:date="2018-12-09T11:19:00Z">
            <w:rPr/>
          </w:rPrChange>
        </w:rPr>
        <w:t xml:space="preserve">, Ian H. </w:t>
      </w:r>
      <w:proofErr w:type="spellStart"/>
      <w:r w:rsidRPr="00AF641F">
        <w:rPr>
          <w:sz w:val="22"/>
          <w:rPrChange w:id="3039" w:author="Kristijan Vrabec (kvrabec)" w:date="2018-12-09T11:19:00Z">
            <w:rPr/>
          </w:rPrChange>
        </w:rPr>
        <w:t>Witten</w:t>
      </w:r>
      <w:proofErr w:type="spellEnd"/>
      <w:r w:rsidRPr="00AF641F">
        <w:rPr>
          <w:sz w:val="22"/>
          <w:rPrChange w:id="3040" w:author="Kristijan Vrabec (kvrabec)" w:date="2018-12-09T11:19:00Z">
            <w:rPr/>
          </w:rPrChange>
        </w:rPr>
        <w:t xml:space="preserve">, </w:t>
      </w:r>
      <w:proofErr w:type="spellStart"/>
      <w:r w:rsidRPr="00AF641F">
        <w:rPr>
          <w:sz w:val="22"/>
          <w:rPrChange w:id="3041" w:author="Kristijan Vrabec (kvrabec)" w:date="2018-12-09T11:19:00Z">
            <w:rPr/>
          </w:rPrChange>
        </w:rPr>
        <w:t>Eibe</w:t>
      </w:r>
      <w:proofErr w:type="spellEnd"/>
      <w:r w:rsidRPr="00AF641F">
        <w:rPr>
          <w:sz w:val="22"/>
          <w:rPrChange w:id="3042" w:author="Kristijan Vrabec (kvrabec)" w:date="2018-12-09T11:19:00Z">
            <w:rPr/>
          </w:rPrChange>
        </w:rPr>
        <w:t xml:space="preserve"> Frank, </w:t>
      </w:r>
      <w:proofErr w:type="spellStart"/>
      <w:r w:rsidRPr="00AF641F">
        <w:rPr>
          <w:sz w:val="22"/>
          <w:rPrChange w:id="3043" w:author="Kristijan Vrabec (kvrabec)" w:date="2018-12-09T11:19:00Z">
            <w:rPr/>
          </w:rPrChange>
        </w:rPr>
        <w:t>Mark</w:t>
      </w:r>
      <w:proofErr w:type="spellEnd"/>
      <w:r w:rsidRPr="00AF641F">
        <w:rPr>
          <w:sz w:val="22"/>
          <w:rPrChange w:id="3044" w:author="Kristijan Vrabec (kvrabec)" w:date="2018-12-09T11:19:00Z">
            <w:rPr/>
          </w:rPrChange>
        </w:rPr>
        <w:t xml:space="preserve"> A. Hall, 2011.</w:t>
      </w:r>
    </w:p>
    <w:p w14:paraId="6023EEA2" w14:textId="77777777" w:rsidR="00AF641F" w:rsidRPr="00AF641F" w:rsidRDefault="0026752F">
      <w:pPr>
        <w:pStyle w:val="ListParagraph"/>
        <w:numPr>
          <w:ilvl w:val="0"/>
          <w:numId w:val="32"/>
        </w:numPr>
        <w:spacing w:after="0"/>
        <w:rPr>
          <w:ins w:id="3045" w:author="Kristijan Vrabec (kvrabec)" w:date="2018-12-09T11:19:00Z"/>
          <w:sz w:val="22"/>
          <w:rPrChange w:id="3046" w:author="Kristijan Vrabec (kvrabec)" w:date="2018-12-09T11:19:00Z">
            <w:rPr>
              <w:ins w:id="3047" w:author="Kristijan Vrabec (kvrabec)" w:date="2018-12-09T11:19:00Z"/>
            </w:rPr>
          </w:rPrChange>
        </w:rPr>
        <w:pPrChange w:id="3048" w:author="Kristijan Vrabec (kvrabec)" w:date="2018-12-09T11:19:00Z">
          <w:pPr>
            <w:spacing w:after="0"/>
            <w:ind w:firstLine="0"/>
          </w:pPr>
        </w:pPrChange>
      </w:pPr>
      <w:del w:id="3049" w:author="Kristijan Vrabec (kvrabec)" w:date="2018-12-09T11:19:00Z">
        <w:r w:rsidRPr="00AF641F" w:rsidDel="00AF641F">
          <w:rPr>
            <w:sz w:val="22"/>
            <w:rPrChange w:id="3050" w:author="Kristijan Vrabec (kvrabec)" w:date="2018-12-09T11:19:00Z">
              <w:rPr/>
            </w:rPrChange>
          </w:rPr>
          <w:br/>
        </w:r>
      </w:del>
      <w:r w:rsidRPr="00AF641F">
        <w:rPr>
          <w:sz w:val="22"/>
          <w:rPrChange w:id="3051" w:author="Kristijan Vrabec (kvrabec)" w:date="2018-12-09T11:19:00Z">
            <w:rPr/>
          </w:rPrChange>
        </w:rPr>
        <w:t xml:space="preserve">Data </w:t>
      </w:r>
      <w:proofErr w:type="spellStart"/>
      <w:r w:rsidRPr="00AF641F">
        <w:rPr>
          <w:sz w:val="22"/>
          <w:rPrChange w:id="3052" w:author="Kristijan Vrabec (kvrabec)" w:date="2018-12-09T11:19:00Z">
            <w:rPr/>
          </w:rPrChange>
        </w:rPr>
        <w:t>Mining</w:t>
      </w:r>
      <w:proofErr w:type="spellEnd"/>
      <w:r w:rsidRPr="00AF641F">
        <w:rPr>
          <w:sz w:val="22"/>
          <w:rPrChange w:id="3053" w:author="Kristijan Vrabec (kvrabec)" w:date="2018-12-09T11:19:00Z">
            <w:rPr/>
          </w:rPrChange>
        </w:rPr>
        <w:t xml:space="preserve">: Technologies, </w:t>
      </w:r>
      <w:proofErr w:type="spellStart"/>
      <w:r w:rsidRPr="00AF641F">
        <w:rPr>
          <w:sz w:val="22"/>
          <w:rPrChange w:id="3054" w:author="Kristijan Vrabec (kvrabec)" w:date="2018-12-09T11:19:00Z">
            <w:rPr/>
          </w:rPrChange>
        </w:rPr>
        <w:t>Techniques</w:t>
      </w:r>
      <w:proofErr w:type="spellEnd"/>
      <w:r w:rsidRPr="00AF641F">
        <w:rPr>
          <w:sz w:val="22"/>
          <w:rPrChange w:id="3055" w:author="Kristijan Vrabec (kvrabec)" w:date="2018-12-09T11:19:00Z">
            <w:rPr/>
          </w:rPrChange>
        </w:rPr>
        <w:t xml:space="preserve">, </w:t>
      </w:r>
      <w:proofErr w:type="spellStart"/>
      <w:r w:rsidRPr="00AF641F">
        <w:rPr>
          <w:sz w:val="22"/>
          <w:rPrChange w:id="3056" w:author="Kristijan Vrabec (kvrabec)" w:date="2018-12-09T11:19:00Z">
            <w:rPr/>
          </w:rPrChange>
        </w:rPr>
        <w:t>Tools</w:t>
      </w:r>
      <w:proofErr w:type="spellEnd"/>
      <w:r w:rsidRPr="00AF641F">
        <w:rPr>
          <w:sz w:val="22"/>
          <w:rPrChange w:id="3057" w:author="Kristijan Vrabec (kvrabec)" w:date="2018-12-09T11:19:00Z">
            <w:rPr/>
          </w:rPrChange>
        </w:rPr>
        <w:t xml:space="preserve">, </w:t>
      </w:r>
      <w:proofErr w:type="spellStart"/>
      <w:r w:rsidRPr="00AF641F">
        <w:rPr>
          <w:sz w:val="22"/>
          <w:rPrChange w:id="3058" w:author="Kristijan Vrabec (kvrabec)" w:date="2018-12-09T11:19:00Z">
            <w:rPr/>
          </w:rPrChange>
        </w:rPr>
        <w:t>and</w:t>
      </w:r>
      <w:proofErr w:type="spellEnd"/>
      <w:r w:rsidRPr="00AF641F">
        <w:rPr>
          <w:sz w:val="22"/>
          <w:rPrChange w:id="3059" w:author="Kristijan Vrabec (kvrabec)" w:date="2018-12-09T11:19:00Z">
            <w:rPr/>
          </w:rPrChange>
        </w:rPr>
        <w:t xml:space="preserve"> </w:t>
      </w:r>
      <w:proofErr w:type="spellStart"/>
      <w:r w:rsidRPr="00AF641F">
        <w:rPr>
          <w:sz w:val="22"/>
          <w:rPrChange w:id="3060" w:author="Kristijan Vrabec (kvrabec)" w:date="2018-12-09T11:19:00Z">
            <w:rPr/>
          </w:rPrChange>
        </w:rPr>
        <w:t>Trends</w:t>
      </w:r>
      <w:proofErr w:type="spellEnd"/>
      <w:r w:rsidRPr="00AF641F">
        <w:rPr>
          <w:sz w:val="22"/>
          <w:rPrChange w:id="3061" w:author="Kristijan Vrabec (kvrabec)" w:date="2018-12-09T11:19:00Z">
            <w:rPr/>
          </w:rPrChange>
        </w:rPr>
        <w:t xml:space="preserve">, </w:t>
      </w:r>
      <w:proofErr w:type="spellStart"/>
      <w:r w:rsidRPr="00AF641F">
        <w:rPr>
          <w:sz w:val="22"/>
          <w:rPrChange w:id="3062" w:author="Kristijan Vrabec (kvrabec)" w:date="2018-12-09T11:19:00Z">
            <w:rPr/>
          </w:rPrChange>
        </w:rPr>
        <w:t>Bhavani</w:t>
      </w:r>
      <w:proofErr w:type="spellEnd"/>
      <w:r w:rsidRPr="00AF641F">
        <w:rPr>
          <w:sz w:val="22"/>
          <w:rPrChange w:id="3063" w:author="Kristijan Vrabec (kvrabec)" w:date="2018-12-09T11:19:00Z">
            <w:rPr/>
          </w:rPrChange>
        </w:rPr>
        <w:t xml:space="preserve"> </w:t>
      </w:r>
      <w:proofErr w:type="spellStart"/>
      <w:r w:rsidRPr="00AF641F">
        <w:rPr>
          <w:sz w:val="22"/>
          <w:rPrChange w:id="3064" w:author="Kristijan Vrabec (kvrabec)" w:date="2018-12-09T11:19:00Z">
            <w:rPr/>
          </w:rPrChange>
        </w:rPr>
        <w:t>Thuraisingham</w:t>
      </w:r>
      <w:proofErr w:type="spellEnd"/>
      <w:r w:rsidR="00C86B82" w:rsidRPr="00AF641F">
        <w:rPr>
          <w:sz w:val="22"/>
          <w:rPrChange w:id="3065" w:author="Kristijan Vrabec (kvrabec)" w:date="2018-12-09T11:19:00Z">
            <w:rPr/>
          </w:rPrChange>
        </w:rPr>
        <w:t>, 1999</w:t>
      </w:r>
      <w:ins w:id="3066" w:author="Kristijan Vrabec (kvrabec)" w:date="2018-12-08T17:51:00Z">
        <w:r w:rsidR="00311113" w:rsidRPr="00AF641F">
          <w:rPr>
            <w:sz w:val="22"/>
            <w:rPrChange w:id="3067" w:author="Kristijan Vrabec (kvrabec)" w:date="2018-12-09T11:19:00Z">
              <w:rPr/>
            </w:rPrChange>
          </w:rPr>
          <w:t>.</w:t>
        </w:r>
      </w:ins>
    </w:p>
    <w:p w14:paraId="1FED782C" w14:textId="77777777" w:rsidR="00AF641F" w:rsidRPr="00AF641F" w:rsidRDefault="00311113">
      <w:pPr>
        <w:pStyle w:val="ListParagraph"/>
        <w:numPr>
          <w:ilvl w:val="0"/>
          <w:numId w:val="32"/>
        </w:numPr>
        <w:spacing w:after="0"/>
        <w:rPr>
          <w:ins w:id="3068" w:author="Kristijan Vrabec (kvrabec)" w:date="2018-12-09T11:19:00Z"/>
          <w:sz w:val="22"/>
          <w:rPrChange w:id="3069" w:author="Kristijan Vrabec (kvrabec)" w:date="2018-12-09T11:19:00Z">
            <w:rPr>
              <w:ins w:id="3070" w:author="Kristijan Vrabec (kvrabec)" w:date="2018-12-09T11:19:00Z"/>
            </w:rPr>
          </w:rPrChange>
        </w:rPr>
        <w:pPrChange w:id="3071" w:author="Kristijan Vrabec (kvrabec)" w:date="2018-12-09T11:19:00Z">
          <w:pPr>
            <w:spacing w:after="0"/>
            <w:ind w:firstLine="0"/>
          </w:pPr>
        </w:pPrChange>
      </w:pPr>
      <w:proofErr w:type="spellStart"/>
      <w:ins w:id="3072" w:author="Kristijan Vrabec (kvrabec)" w:date="2018-12-08T17:51:00Z">
        <w:r w:rsidRPr="00AF641F">
          <w:rPr>
            <w:sz w:val="22"/>
            <w:rPrChange w:id="3073" w:author="Kristijan Vrabec (kvrabec)" w:date="2018-12-09T11:19:00Z">
              <w:rPr/>
            </w:rPrChange>
          </w:rPr>
          <w:t>Programming</w:t>
        </w:r>
        <w:proofErr w:type="spellEnd"/>
        <w:r w:rsidRPr="00AF641F">
          <w:rPr>
            <w:sz w:val="22"/>
            <w:rPrChange w:id="3074" w:author="Kristijan Vrabec (kvrabec)" w:date="2018-12-09T11:19:00Z">
              <w:rPr/>
            </w:rPrChange>
          </w:rPr>
          <w:t xml:space="preserve"> Python, </w:t>
        </w:r>
        <w:proofErr w:type="spellStart"/>
        <w:r w:rsidRPr="00AF641F">
          <w:rPr>
            <w:sz w:val="22"/>
            <w:rPrChange w:id="3075" w:author="Kristijan Vrabec (kvrabec)" w:date="2018-12-09T11:19:00Z">
              <w:rPr/>
            </w:rPrChange>
          </w:rPr>
          <w:t>Mark</w:t>
        </w:r>
        <w:proofErr w:type="spellEnd"/>
        <w:r w:rsidRPr="00AF641F">
          <w:rPr>
            <w:sz w:val="22"/>
            <w:rPrChange w:id="3076" w:author="Kristijan Vrabec (kvrabec)" w:date="2018-12-09T11:19:00Z">
              <w:rPr/>
            </w:rPrChange>
          </w:rPr>
          <w:t xml:space="preserve"> </w:t>
        </w:r>
        <w:proofErr w:type="spellStart"/>
        <w:r w:rsidRPr="00AF641F">
          <w:rPr>
            <w:sz w:val="22"/>
            <w:rPrChange w:id="3077" w:author="Kristijan Vrabec (kvrabec)" w:date="2018-12-09T11:19:00Z">
              <w:rPr/>
            </w:rPrChange>
          </w:rPr>
          <w:t>Lutz</w:t>
        </w:r>
        <w:proofErr w:type="spellEnd"/>
        <w:r w:rsidRPr="00AF641F">
          <w:rPr>
            <w:sz w:val="22"/>
            <w:rPrChange w:id="3078" w:author="Kristijan Vrabec (kvrabec)" w:date="2018-12-09T11:19:00Z">
              <w:rPr/>
            </w:rPrChange>
          </w:rPr>
          <w:t xml:space="preserve">, </w:t>
        </w:r>
        <w:proofErr w:type="spellStart"/>
        <w:r w:rsidRPr="00AF641F">
          <w:rPr>
            <w:sz w:val="22"/>
            <w:rPrChange w:id="3079" w:author="Kristijan Vrabec (kvrabec)" w:date="2018-12-09T11:19:00Z">
              <w:rPr/>
            </w:rPrChange>
          </w:rPr>
          <w:t>O'Reilly</w:t>
        </w:r>
        <w:proofErr w:type="spellEnd"/>
        <w:r w:rsidRPr="00AF641F">
          <w:rPr>
            <w:sz w:val="22"/>
            <w:rPrChange w:id="3080" w:author="Kristijan Vrabec (kvrabec)" w:date="2018-12-09T11:19:00Z">
              <w:rPr/>
            </w:rPrChange>
          </w:rPr>
          <w:t xml:space="preserve">, </w:t>
        </w:r>
      </w:ins>
      <w:ins w:id="3081" w:author="Kristijan Vrabec (kvrabec)" w:date="2018-12-08T17:52:00Z">
        <w:r w:rsidRPr="00AF641F">
          <w:rPr>
            <w:sz w:val="22"/>
            <w:rPrChange w:id="3082" w:author="Kristijan Vrabec (kvrabec)" w:date="2018-12-09T11:19:00Z">
              <w:rPr/>
            </w:rPrChange>
          </w:rPr>
          <w:t>2006.</w:t>
        </w:r>
      </w:ins>
    </w:p>
    <w:p w14:paraId="5771FEC4" w14:textId="120D366C" w:rsidR="00311113" w:rsidRPr="00AF641F" w:rsidRDefault="00EC29E9">
      <w:pPr>
        <w:pStyle w:val="ListParagraph"/>
        <w:numPr>
          <w:ilvl w:val="0"/>
          <w:numId w:val="32"/>
        </w:numPr>
        <w:spacing w:after="0"/>
        <w:rPr>
          <w:ins w:id="3083" w:author="Kristijan Vrabec (kvrabec)" w:date="2018-12-08T20:37:00Z"/>
          <w:sz w:val="22"/>
          <w:rPrChange w:id="3084" w:author="Kristijan Vrabec (kvrabec)" w:date="2018-12-09T11:19:00Z">
            <w:rPr>
              <w:ins w:id="3085" w:author="Kristijan Vrabec (kvrabec)" w:date="2018-12-08T20:37:00Z"/>
            </w:rPr>
          </w:rPrChange>
        </w:rPr>
        <w:pPrChange w:id="3086" w:author="Kristijan Vrabec (kvrabec)" w:date="2018-12-09T11:19:00Z">
          <w:pPr>
            <w:ind w:firstLine="0"/>
            <w:jc w:val="left"/>
          </w:pPr>
        </w:pPrChange>
      </w:pPr>
      <w:proofErr w:type="spellStart"/>
      <w:ins w:id="3087" w:author="Kristijan Vrabec (kvrabec)" w:date="2018-12-09T11:16:00Z">
        <w:r w:rsidRPr="00AF641F">
          <w:rPr>
            <w:sz w:val="22"/>
            <w:rPrChange w:id="3088" w:author="Kristijan Vrabec (kvrabec)" w:date="2018-12-09T11:19:00Z">
              <w:rPr/>
            </w:rPrChange>
          </w:rPr>
          <w:t>Named</w:t>
        </w:r>
        <w:proofErr w:type="spellEnd"/>
        <w:r w:rsidRPr="00AF641F">
          <w:rPr>
            <w:sz w:val="22"/>
            <w:rPrChange w:id="3089" w:author="Kristijan Vrabec (kvrabec)" w:date="2018-12-09T11:19:00Z">
              <w:rPr/>
            </w:rPrChange>
          </w:rPr>
          <w:t xml:space="preserve"> </w:t>
        </w:r>
        <w:proofErr w:type="spellStart"/>
        <w:r w:rsidRPr="00AF641F">
          <w:rPr>
            <w:sz w:val="22"/>
            <w:rPrChange w:id="3090" w:author="Kristijan Vrabec (kvrabec)" w:date="2018-12-09T11:19:00Z">
              <w:rPr/>
            </w:rPrChange>
          </w:rPr>
          <w:t>Entities</w:t>
        </w:r>
        <w:proofErr w:type="spellEnd"/>
        <w:r w:rsidRPr="00AF641F">
          <w:rPr>
            <w:sz w:val="22"/>
            <w:rPrChange w:id="3091" w:author="Kristijan Vrabec (kvrabec)" w:date="2018-12-09T11:19:00Z">
              <w:rPr/>
            </w:rPrChange>
          </w:rPr>
          <w:t xml:space="preserve">: </w:t>
        </w:r>
        <w:proofErr w:type="spellStart"/>
        <w:r w:rsidRPr="00AF641F">
          <w:rPr>
            <w:sz w:val="22"/>
            <w:rPrChange w:id="3092" w:author="Kristijan Vrabec (kvrabec)" w:date="2018-12-09T11:19:00Z">
              <w:rPr/>
            </w:rPrChange>
          </w:rPr>
          <w:t>Recognition</w:t>
        </w:r>
        <w:proofErr w:type="spellEnd"/>
        <w:r w:rsidRPr="00AF641F">
          <w:rPr>
            <w:sz w:val="22"/>
            <w:rPrChange w:id="3093" w:author="Kristijan Vrabec (kvrabec)" w:date="2018-12-09T11:19:00Z">
              <w:rPr/>
            </w:rPrChange>
          </w:rPr>
          <w:t xml:space="preserve">, </w:t>
        </w:r>
        <w:proofErr w:type="spellStart"/>
        <w:r w:rsidRPr="00AF641F">
          <w:rPr>
            <w:sz w:val="22"/>
            <w:rPrChange w:id="3094" w:author="Kristijan Vrabec (kvrabec)" w:date="2018-12-09T11:19:00Z">
              <w:rPr/>
            </w:rPrChange>
          </w:rPr>
          <w:t>Classification</w:t>
        </w:r>
        <w:proofErr w:type="spellEnd"/>
        <w:r w:rsidRPr="00AF641F">
          <w:rPr>
            <w:sz w:val="22"/>
            <w:rPrChange w:id="3095" w:author="Kristijan Vrabec (kvrabec)" w:date="2018-12-09T11:19:00Z">
              <w:rPr/>
            </w:rPrChange>
          </w:rPr>
          <w:t xml:space="preserve">, </w:t>
        </w:r>
        <w:proofErr w:type="spellStart"/>
        <w:r w:rsidRPr="00AF641F">
          <w:rPr>
            <w:sz w:val="22"/>
            <w:rPrChange w:id="3096" w:author="Kristijan Vrabec (kvrabec)" w:date="2018-12-09T11:19:00Z">
              <w:rPr/>
            </w:rPrChange>
          </w:rPr>
          <w:t>and</w:t>
        </w:r>
        <w:proofErr w:type="spellEnd"/>
        <w:r w:rsidRPr="00AF641F">
          <w:rPr>
            <w:sz w:val="22"/>
            <w:rPrChange w:id="3097" w:author="Kristijan Vrabec (kvrabec)" w:date="2018-12-09T11:19:00Z">
              <w:rPr/>
            </w:rPrChange>
          </w:rPr>
          <w:t xml:space="preserve"> Use, </w:t>
        </w:r>
        <w:proofErr w:type="spellStart"/>
        <w:r w:rsidRPr="00AF641F">
          <w:rPr>
            <w:sz w:val="22"/>
            <w:rPrChange w:id="3098" w:author="Kristijan Vrabec (kvrabec)" w:date="2018-12-09T11:19:00Z">
              <w:rPr/>
            </w:rPrChange>
          </w:rPr>
          <w:t>Satoshi</w:t>
        </w:r>
        <w:proofErr w:type="spellEnd"/>
        <w:r w:rsidRPr="00AF641F">
          <w:rPr>
            <w:sz w:val="22"/>
            <w:rPrChange w:id="3099" w:author="Kristijan Vrabec (kvrabec)" w:date="2018-12-09T11:19:00Z">
              <w:rPr/>
            </w:rPrChange>
          </w:rPr>
          <w:t xml:space="preserve"> </w:t>
        </w:r>
        <w:proofErr w:type="spellStart"/>
        <w:r w:rsidRPr="00AF641F">
          <w:rPr>
            <w:sz w:val="22"/>
            <w:rPrChange w:id="3100" w:author="Kristijan Vrabec (kvrabec)" w:date="2018-12-09T11:19:00Z">
              <w:rPr/>
            </w:rPrChange>
          </w:rPr>
          <w:t>Sekine</w:t>
        </w:r>
        <w:proofErr w:type="spellEnd"/>
        <w:r w:rsidRPr="00AF641F">
          <w:rPr>
            <w:sz w:val="22"/>
            <w:rPrChange w:id="3101" w:author="Kristijan Vrabec (kvrabec)" w:date="2018-12-09T11:19:00Z">
              <w:rPr/>
            </w:rPrChange>
          </w:rPr>
          <w:t xml:space="preserve">, </w:t>
        </w:r>
        <w:proofErr w:type="spellStart"/>
        <w:r w:rsidRPr="00AF641F">
          <w:rPr>
            <w:sz w:val="22"/>
            <w:rPrChange w:id="3102" w:author="Kristijan Vrabec (kvrabec)" w:date="2018-12-09T11:19:00Z">
              <w:rPr/>
            </w:rPrChange>
          </w:rPr>
          <w:t>Elisabete</w:t>
        </w:r>
        <w:proofErr w:type="spellEnd"/>
        <w:r w:rsidRPr="00AF641F">
          <w:rPr>
            <w:sz w:val="22"/>
            <w:rPrChange w:id="3103" w:author="Kristijan Vrabec (kvrabec)" w:date="2018-12-09T11:19:00Z">
              <w:rPr/>
            </w:rPrChange>
          </w:rPr>
          <w:t xml:space="preserve"> </w:t>
        </w:r>
        <w:proofErr w:type="spellStart"/>
        <w:r w:rsidRPr="00AF641F">
          <w:rPr>
            <w:sz w:val="22"/>
            <w:rPrChange w:id="3104" w:author="Kristijan Vrabec (kvrabec)" w:date="2018-12-09T11:19:00Z">
              <w:rPr/>
            </w:rPrChange>
          </w:rPr>
          <w:t>Ranchhod</w:t>
        </w:r>
        <w:proofErr w:type="spellEnd"/>
        <w:r w:rsidRPr="00AF641F">
          <w:rPr>
            <w:sz w:val="22"/>
            <w:rPrChange w:id="3105" w:author="Kristijan Vrabec (kvrabec)" w:date="2018-12-09T11:19:00Z">
              <w:rPr/>
            </w:rPrChange>
          </w:rPr>
          <w:t xml:space="preserve">, 2009. </w:t>
        </w:r>
      </w:ins>
    </w:p>
    <w:p w14:paraId="441CB776" w14:textId="77777777" w:rsidR="00142DE8" w:rsidRPr="00C86B82" w:rsidRDefault="00142DE8" w:rsidP="0026752F">
      <w:pPr>
        <w:ind w:firstLine="0"/>
        <w:jc w:val="left"/>
        <w:rPr>
          <w:sz w:val="22"/>
        </w:rPr>
      </w:pPr>
    </w:p>
    <w:p w14:paraId="503CEF1F" w14:textId="1BDA92BB" w:rsidR="00B606E9" w:rsidRPr="008A74DD" w:rsidDel="00AF641F" w:rsidRDefault="00B606E9" w:rsidP="00C86B82">
      <w:pPr>
        <w:spacing w:after="0"/>
        <w:ind w:firstLine="0"/>
        <w:rPr>
          <w:del w:id="3106" w:author="Kristijan Vrabec (kvrabec)" w:date="2018-12-09T11:19:00Z"/>
          <w:b/>
          <w:sz w:val="28"/>
          <w:rPrChange w:id="3107" w:author="Kristijan Vrabec (kvrabec)" w:date="2018-12-09T21:18:00Z">
            <w:rPr>
              <w:del w:id="3108" w:author="Kristijan Vrabec (kvrabec)" w:date="2018-12-09T11:19:00Z"/>
              <w:b/>
            </w:rPr>
          </w:rPrChange>
        </w:rPr>
      </w:pPr>
      <w:del w:id="3109" w:author="Kristijan Vrabec (kvrabec)" w:date="2018-12-09T11:19:00Z">
        <w:r w:rsidRPr="008A74DD" w:rsidDel="00AF641F">
          <w:rPr>
            <w:b/>
            <w:sz w:val="28"/>
            <w:rPrChange w:id="3110" w:author="Kristijan Vrabec (kvrabec)" w:date="2018-12-09T21:18:00Z">
              <w:rPr>
                <w:b/>
              </w:rPr>
            </w:rPrChange>
          </w:rPr>
          <w:delText>Publikacije</w:delText>
        </w:r>
      </w:del>
      <w:ins w:id="3111" w:author="Kristijan Vrabec (kvrabec)" w:date="2018-12-09T11:19:00Z">
        <w:r w:rsidR="00AF641F" w:rsidRPr="008A74DD">
          <w:rPr>
            <w:b/>
            <w:sz w:val="28"/>
            <w:rPrChange w:id="3112" w:author="Kristijan Vrabec (kvrabec)" w:date="2018-12-09T21:18:00Z">
              <w:rPr>
                <w:b/>
              </w:rPr>
            </w:rPrChange>
          </w:rPr>
          <w:t>Akademski članci</w:t>
        </w:r>
      </w:ins>
    </w:p>
    <w:p w14:paraId="324AFC36" w14:textId="77777777" w:rsidR="00AF641F" w:rsidRDefault="00AF641F" w:rsidP="00AF641F">
      <w:pPr>
        <w:spacing w:after="0"/>
        <w:ind w:firstLine="0"/>
        <w:rPr>
          <w:ins w:id="3113" w:author="Kristijan Vrabec (kvrabec)" w:date="2018-12-09T11:19:00Z"/>
          <w:sz w:val="22"/>
        </w:rPr>
      </w:pPr>
    </w:p>
    <w:p w14:paraId="12A6404A" w14:textId="3EA18FC3" w:rsidR="00AF641F" w:rsidRPr="00AF641F" w:rsidRDefault="00B606E9">
      <w:pPr>
        <w:pStyle w:val="ListParagraph"/>
        <w:numPr>
          <w:ilvl w:val="0"/>
          <w:numId w:val="33"/>
        </w:numPr>
        <w:spacing w:after="0"/>
        <w:rPr>
          <w:ins w:id="3114" w:author="Kristijan Vrabec (kvrabec)" w:date="2018-12-09T11:19:00Z"/>
          <w:sz w:val="22"/>
          <w:rPrChange w:id="3115" w:author="Kristijan Vrabec (kvrabec)" w:date="2018-12-09T11:19:00Z">
            <w:rPr>
              <w:ins w:id="3116" w:author="Kristijan Vrabec (kvrabec)" w:date="2018-12-09T11:19:00Z"/>
            </w:rPr>
          </w:rPrChange>
        </w:rPr>
        <w:pPrChange w:id="3117" w:author="Kristijan Vrabec (kvrabec)" w:date="2018-12-09T11:19:00Z">
          <w:pPr>
            <w:spacing w:after="0"/>
            <w:ind w:firstLine="0"/>
          </w:pPr>
        </w:pPrChange>
      </w:pPr>
      <w:r w:rsidRPr="00AF641F">
        <w:rPr>
          <w:sz w:val="22"/>
          <w:rPrChange w:id="3118" w:author="Kristijan Vrabec (kvrabec)" w:date="2018-12-09T11:19:00Z">
            <w:rPr/>
          </w:rPrChange>
        </w:rPr>
        <w:t xml:space="preserve">Open </w:t>
      </w:r>
      <w:proofErr w:type="spellStart"/>
      <w:r w:rsidRPr="00AF641F">
        <w:rPr>
          <w:sz w:val="22"/>
          <w:rPrChange w:id="3119" w:author="Kristijan Vrabec (kvrabec)" w:date="2018-12-09T11:19:00Z">
            <w:rPr/>
          </w:rPrChange>
        </w:rPr>
        <w:t>Source</w:t>
      </w:r>
      <w:proofErr w:type="spellEnd"/>
      <w:r w:rsidRPr="00AF641F">
        <w:rPr>
          <w:sz w:val="22"/>
          <w:rPrChange w:id="3120" w:author="Kristijan Vrabec (kvrabec)" w:date="2018-12-09T11:19:00Z">
            <w:rPr/>
          </w:rPrChange>
        </w:rPr>
        <w:t xml:space="preserve"> Data </w:t>
      </w:r>
      <w:proofErr w:type="spellStart"/>
      <w:r w:rsidRPr="00AF641F">
        <w:rPr>
          <w:sz w:val="22"/>
          <w:rPrChange w:id="3121" w:author="Kristijan Vrabec (kvrabec)" w:date="2018-12-09T11:19:00Z">
            <w:rPr/>
          </w:rPrChange>
        </w:rPr>
        <w:t>Mining</w:t>
      </w:r>
      <w:proofErr w:type="spellEnd"/>
      <w:r w:rsidRPr="00AF641F">
        <w:rPr>
          <w:sz w:val="22"/>
          <w:rPrChange w:id="3122" w:author="Kristijan Vrabec (kvrabec)" w:date="2018-12-09T11:19:00Z">
            <w:rPr/>
          </w:rPrChange>
        </w:rPr>
        <w:t xml:space="preserve"> </w:t>
      </w:r>
      <w:proofErr w:type="spellStart"/>
      <w:r w:rsidRPr="00AF641F">
        <w:rPr>
          <w:sz w:val="22"/>
          <w:rPrChange w:id="3123" w:author="Kristijan Vrabec (kvrabec)" w:date="2018-12-09T11:19:00Z">
            <w:rPr/>
          </w:rPrChange>
        </w:rPr>
        <w:t>Programs</w:t>
      </w:r>
      <w:proofErr w:type="spellEnd"/>
      <w:r w:rsidRPr="00AF641F">
        <w:rPr>
          <w:sz w:val="22"/>
          <w:rPrChange w:id="3124" w:author="Kristijan Vrabec (kvrabec)" w:date="2018-12-09T11:19:00Z">
            <w:rPr/>
          </w:rPrChange>
        </w:rPr>
        <w:t xml:space="preserve">: A </w:t>
      </w:r>
      <w:proofErr w:type="spellStart"/>
      <w:r w:rsidRPr="00AF641F">
        <w:rPr>
          <w:sz w:val="22"/>
          <w:rPrChange w:id="3125" w:author="Kristijan Vrabec (kvrabec)" w:date="2018-12-09T11:19:00Z">
            <w:rPr/>
          </w:rPrChange>
        </w:rPr>
        <w:t>Case</w:t>
      </w:r>
      <w:proofErr w:type="spellEnd"/>
      <w:r w:rsidRPr="00AF641F">
        <w:rPr>
          <w:sz w:val="22"/>
          <w:rPrChange w:id="3126" w:author="Kristijan Vrabec (kvrabec)" w:date="2018-12-09T11:19:00Z">
            <w:rPr/>
          </w:rPrChange>
        </w:rPr>
        <w:t xml:space="preserve"> </w:t>
      </w:r>
      <w:proofErr w:type="spellStart"/>
      <w:r w:rsidRPr="00AF641F">
        <w:rPr>
          <w:sz w:val="22"/>
          <w:rPrChange w:id="3127" w:author="Kristijan Vrabec (kvrabec)" w:date="2018-12-09T11:19:00Z">
            <w:rPr/>
          </w:rPrChange>
        </w:rPr>
        <w:t>Study</w:t>
      </w:r>
      <w:proofErr w:type="spellEnd"/>
      <w:r w:rsidRPr="00AF641F">
        <w:rPr>
          <w:sz w:val="22"/>
          <w:rPrChange w:id="3128" w:author="Kristijan Vrabec (kvrabec)" w:date="2018-12-09T11:19:00Z">
            <w:rPr/>
          </w:rPrChange>
        </w:rPr>
        <w:t xml:space="preserve"> on R, </w:t>
      </w:r>
      <w:proofErr w:type="spellStart"/>
      <w:r w:rsidRPr="00AF641F">
        <w:rPr>
          <w:sz w:val="22"/>
          <w:rPrChange w:id="3129" w:author="Kristijan Vrabec (kvrabec)" w:date="2018-12-09T11:19:00Z">
            <w:rPr/>
          </w:rPrChange>
        </w:rPr>
        <w:t>Muhammet</w:t>
      </w:r>
      <w:proofErr w:type="spellEnd"/>
      <w:r w:rsidRPr="00AF641F">
        <w:rPr>
          <w:sz w:val="22"/>
          <w:rPrChange w:id="3130" w:author="Kristijan Vrabec (kvrabec)" w:date="2018-12-09T11:19:00Z">
            <w:rPr/>
          </w:rPrChange>
        </w:rPr>
        <w:t xml:space="preserve"> </w:t>
      </w:r>
      <w:proofErr w:type="spellStart"/>
      <w:r w:rsidRPr="00AF641F">
        <w:rPr>
          <w:sz w:val="22"/>
          <w:rPrChange w:id="3131" w:author="Kristijan Vrabec (kvrabec)" w:date="2018-12-09T11:19:00Z">
            <w:rPr/>
          </w:rPrChange>
        </w:rPr>
        <w:t>Sinan</w:t>
      </w:r>
      <w:proofErr w:type="spellEnd"/>
      <w:r w:rsidRPr="00AF641F">
        <w:rPr>
          <w:sz w:val="22"/>
          <w:rPrChange w:id="3132" w:author="Kristijan Vrabec (kvrabec)" w:date="2018-12-09T11:19:00Z">
            <w:rPr/>
          </w:rPrChange>
        </w:rPr>
        <w:t xml:space="preserve"> </w:t>
      </w:r>
      <w:proofErr w:type="spellStart"/>
      <w:r w:rsidRPr="00AF641F">
        <w:rPr>
          <w:sz w:val="22"/>
          <w:rPrChange w:id="3133" w:author="Kristijan Vrabec (kvrabec)" w:date="2018-12-09T11:19:00Z">
            <w:rPr/>
          </w:rPrChange>
        </w:rPr>
        <w:t>Başarslan</w:t>
      </w:r>
      <w:proofErr w:type="spellEnd"/>
      <w:r w:rsidRPr="00AF641F">
        <w:rPr>
          <w:sz w:val="22"/>
          <w:rPrChange w:id="3134" w:author="Kristijan Vrabec (kvrabec)" w:date="2018-12-09T11:19:00Z">
            <w:rPr/>
          </w:rPrChange>
        </w:rPr>
        <w:t xml:space="preserve">, </w:t>
      </w:r>
      <w:proofErr w:type="spellStart"/>
      <w:r w:rsidRPr="00AF641F">
        <w:rPr>
          <w:sz w:val="22"/>
          <w:rPrChange w:id="3135" w:author="Kristijan Vrabec (kvrabec)" w:date="2018-12-09T11:19:00Z">
            <w:rPr/>
          </w:rPrChange>
        </w:rPr>
        <w:t>Fatih</w:t>
      </w:r>
      <w:proofErr w:type="spellEnd"/>
      <w:r w:rsidRPr="00AF641F">
        <w:rPr>
          <w:sz w:val="22"/>
          <w:rPrChange w:id="3136" w:author="Kristijan Vrabec (kvrabec)" w:date="2018-12-09T11:19:00Z">
            <w:rPr/>
          </w:rPrChange>
        </w:rPr>
        <w:t xml:space="preserve"> </w:t>
      </w:r>
      <w:proofErr w:type="spellStart"/>
      <w:r w:rsidRPr="00AF641F">
        <w:rPr>
          <w:sz w:val="22"/>
          <w:rPrChange w:id="3137" w:author="Kristijan Vrabec (kvrabec)" w:date="2018-12-09T11:19:00Z">
            <w:rPr/>
          </w:rPrChange>
        </w:rPr>
        <w:t>Kayaalp</w:t>
      </w:r>
      <w:proofErr w:type="spellEnd"/>
      <w:r w:rsidRPr="00AF641F">
        <w:rPr>
          <w:sz w:val="22"/>
          <w:rPrChange w:id="3138" w:author="Kristijan Vrabec (kvrabec)" w:date="2018-12-09T11:19:00Z">
            <w:rPr/>
          </w:rPrChange>
        </w:rPr>
        <w:t xml:space="preserve">, Travanj 2018. </w:t>
      </w:r>
      <w:bookmarkEnd w:id="6"/>
      <w:del w:id="3139" w:author="Kristijan Vrabec (kvrabec)" w:date="2018-12-09T11:19:00Z">
        <w:r w:rsidR="000A4B38" w:rsidRPr="00AF641F" w:rsidDel="00AF641F">
          <w:rPr>
            <w:sz w:val="22"/>
            <w:rPrChange w:id="3140" w:author="Kristijan Vrabec (kvrabec)" w:date="2018-12-09T11:19:00Z">
              <w:rPr/>
            </w:rPrChange>
          </w:rPr>
          <w:br/>
        </w:r>
      </w:del>
    </w:p>
    <w:p w14:paraId="500293CC" w14:textId="4AC46090" w:rsidR="00893CAB" w:rsidRDefault="000A4B38" w:rsidP="00AF641F">
      <w:pPr>
        <w:pStyle w:val="ListParagraph"/>
        <w:numPr>
          <w:ilvl w:val="0"/>
          <w:numId w:val="33"/>
        </w:numPr>
        <w:spacing w:after="0"/>
        <w:rPr>
          <w:ins w:id="3141" w:author="Kristijan Vrabec (kvrabec)" w:date="2018-12-09T21:17:00Z"/>
        </w:rPr>
      </w:pPr>
      <w:proofErr w:type="spellStart"/>
      <w:r w:rsidRPr="00AF641F">
        <w:rPr>
          <w:sz w:val="22"/>
          <w:rPrChange w:id="3142" w:author="Kristijan Vrabec (kvrabec)" w:date="2018-12-09T11:19:00Z">
            <w:rPr/>
          </w:rPrChange>
        </w:rPr>
        <w:t>Introduction</w:t>
      </w:r>
      <w:proofErr w:type="spellEnd"/>
      <w:r w:rsidRPr="00AF641F">
        <w:rPr>
          <w:sz w:val="22"/>
          <w:rPrChange w:id="3143" w:author="Kristijan Vrabec (kvrabec)" w:date="2018-12-09T11:19:00Z">
            <w:rPr/>
          </w:rPrChange>
        </w:rPr>
        <w:t xml:space="preserve"> to </w:t>
      </w:r>
      <w:proofErr w:type="spellStart"/>
      <w:r w:rsidRPr="00AF641F">
        <w:rPr>
          <w:sz w:val="22"/>
          <w:rPrChange w:id="3144" w:author="Kristijan Vrabec (kvrabec)" w:date="2018-12-09T11:19:00Z">
            <w:rPr/>
          </w:rPrChange>
        </w:rPr>
        <w:t>Information</w:t>
      </w:r>
      <w:proofErr w:type="spellEnd"/>
      <w:r w:rsidRPr="00AF641F">
        <w:rPr>
          <w:sz w:val="22"/>
          <w:rPrChange w:id="3145" w:author="Kristijan Vrabec (kvrabec)" w:date="2018-12-09T11:19:00Z">
            <w:rPr/>
          </w:rPrChange>
        </w:rPr>
        <w:t xml:space="preserve"> </w:t>
      </w:r>
      <w:proofErr w:type="spellStart"/>
      <w:r w:rsidRPr="00AF641F">
        <w:rPr>
          <w:sz w:val="22"/>
          <w:rPrChange w:id="3146" w:author="Kristijan Vrabec (kvrabec)" w:date="2018-12-09T11:19:00Z">
            <w:rPr/>
          </w:rPrChange>
        </w:rPr>
        <w:t>Retrieval</w:t>
      </w:r>
      <w:proofErr w:type="spellEnd"/>
      <w:r w:rsidRPr="00AF641F">
        <w:rPr>
          <w:sz w:val="22"/>
          <w:rPrChange w:id="3147" w:author="Kristijan Vrabec (kvrabec)" w:date="2018-12-09T11:19:00Z">
            <w:rPr/>
          </w:rPrChange>
        </w:rPr>
        <w:t xml:space="preserve"> - </w:t>
      </w:r>
      <w:proofErr w:type="spellStart"/>
      <w:r w:rsidRPr="00AF641F">
        <w:rPr>
          <w:sz w:val="22"/>
          <w:rPrChange w:id="3148" w:author="Kristijan Vrabec (kvrabec)" w:date="2018-12-09T11:19:00Z">
            <w:rPr/>
          </w:rPrChange>
        </w:rPr>
        <w:t>Stanford</w:t>
      </w:r>
      <w:proofErr w:type="spellEnd"/>
      <w:r w:rsidRPr="00AF641F">
        <w:rPr>
          <w:sz w:val="22"/>
          <w:rPrChange w:id="3149" w:author="Kristijan Vrabec (kvrabec)" w:date="2018-12-09T11:19:00Z">
            <w:rPr/>
          </w:rPrChange>
        </w:rPr>
        <w:t xml:space="preserve"> NLP, </w:t>
      </w:r>
      <w:r>
        <w:t xml:space="preserve">Online </w:t>
      </w:r>
      <w:proofErr w:type="spellStart"/>
      <w:r>
        <w:t>edition</w:t>
      </w:r>
      <w:proofErr w:type="spellEnd"/>
      <w:r>
        <w:t>, 2009</w:t>
      </w:r>
    </w:p>
    <w:p w14:paraId="50B0AFDC" w14:textId="77777777" w:rsidR="00893CAB" w:rsidRDefault="00893CAB" w:rsidP="00893CAB">
      <w:pPr>
        <w:pStyle w:val="Heading1"/>
        <w:rPr>
          <w:ins w:id="3150" w:author="Kristijan Vrabec (kvrabec)" w:date="2018-12-09T21:17:00Z"/>
        </w:rPr>
      </w:pPr>
      <w:ins w:id="3151" w:author="Kristijan Vrabec (kvrabec)" w:date="2018-12-09T21:17:00Z">
        <w:r>
          <w:br w:type="page"/>
        </w:r>
        <w:r>
          <w:lastRenderedPageBreak/>
          <w:t>Prilozi</w:t>
        </w:r>
      </w:ins>
    </w:p>
    <w:p w14:paraId="4AF4CAC0" w14:textId="1141D2B9" w:rsidR="00893CAB" w:rsidRDefault="00893CAB">
      <w:pPr>
        <w:ind w:firstLine="0"/>
        <w:rPr>
          <w:ins w:id="3152" w:author="Kristijan Vrabec (kvrabec)" w:date="2018-12-09T21:17:00Z"/>
        </w:rPr>
        <w:pPrChange w:id="3153" w:author="Kristijan Vrabec (kvrabec)" w:date="2018-12-09T21:17:00Z">
          <w:pPr>
            <w:spacing w:after="160" w:line="259" w:lineRule="auto"/>
            <w:ind w:firstLine="0"/>
            <w:jc w:val="left"/>
          </w:pPr>
        </w:pPrChange>
      </w:pPr>
      <w:ins w:id="3154" w:author="Kristijan Vrabec (kvrabec)" w:date="2018-12-09T21:17:00Z">
        <w:r>
          <w:t>I</w:t>
        </w:r>
        <w:r w:rsidR="00C5726D">
          <w:t xml:space="preserve">zvorni kod: </w:t>
        </w:r>
      </w:ins>
      <w:ins w:id="3155" w:author="Kristijan Vrabec (kvrabec)" w:date="2018-12-09T21:18:00Z">
        <w:r w:rsidR="00C5726D">
          <w:fldChar w:fldCharType="begin"/>
        </w:r>
        <w:r w:rsidR="00C5726D">
          <w:instrText xml:space="preserve"> HYPERLINK "</w:instrText>
        </w:r>
        <w:r w:rsidR="00C5726D" w:rsidRPr="00C5726D">
          <w:instrText>https://github.com/kvrabec/NerTagger</w:instrText>
        </w:r>
        <w:r w:rsidR="00C5726D">
          <w:instrText xml:space="preserve">" </w:instrText>
        </w:r>
        <w:r w:rsidR="00C5726D">
          <w:fldChar w:fldCharType="separate"/>
        </w:r>
        <w:r w:rsidR="00C5726D" w:rsidRPr="00872820">
          <w:rPr>
            <w:rStyle w:val="Hyperlink"/>
          </w:rPr>
          <w:t>https://github.com/kvrabec/NerTagger</w:t>
        </w:r>
        <w:r w:rsidR="00C5726D">
          <w:fldChar w:fldCharType="end"/>
        </w:r>
        <w:r w:rsidR="00C5726D">
          <w:t xml:space="preserve"> </w:t>
        </w:r>
      </w:ins>
      <w:ins w:id="3156" w:author="Kristijan Vrabec (kvrabec)" w:date="2018-12-09T21:17:00Z">
        <w:r>
          <w:br w:type="page"/>
        </w:r>
      </w:ins>
    </w:p>
    <w:p w14:paraId="02D364BA" w14:textId="0A7B1FB4" w:rsidR="004409E8" w:rsidRDefault="004409E8">
      <w:pPr>
        <w:pStyle w:val="Heading1"/>
        <w:numPr>
          <w:ilvl w:val="0"/>
          <w:numId w:val="0"/>
        </w:numPr>
        <w:ind w:left="432"/>
        <w:rPr>
          <w:rPrChange w:id="3157" w:author="Kristijan Vrabec (kvrabec)" w:date="2018-12-09T21:17:00Z">
            <w:rPr/>
          </w:rPrChange>
        </w:rPr>
        <w:sectPr w:rsidR="004409E8" w:rsidSect="008178A2">
          <w:footerReference w:type="default" r:id="rId69"/>
          <w:pgSz w:w="11906" w:h="16838"/>
          <w:pgMar w:top="1417" w:right="1417" w:bottom="1417" w:left="1417" w:header="708" w:footer="708" w:gutter="0"/>
          <w:pgNumType w:start="1"/>
          <w:cols w:space="708"/>
          <w:docGrid w:linePitch="360"/>
        </w:sectPr>
        <w:pPrChange w:id="3162" w:author="Kristijan Vrabec (kvrabec)" w:date="2018-12-09T21:17:00Z">
          <w:pPr>
            <w:ind w:firstLine="0"/>
            <w:jc w:val="left"/>
          </w:pPr>
        </w:pPrChange>
      </w:pPr>
    </w:p>
    <w:p w14:paraId="0C9690BA" w14:textId="77777777" w:rsidR="00981267" w:rsidRDefault="00981267" w:rsidP="00981267">
      <w:pPr>
        <w:jc w:val="center"/>
        <w:rPr>
          <w:b/>
          <w:bCs/>
          <w:sz w:val="28"/>
          <w:szCs w:val="28"/>
        </w:rPr>
      </w:pPr>
      <w:r>
        <w:rPr>
          <w:b/>
          <w:bCs/>
          <w:sz w:val="28"/>
          <w:szCs w:val="28"/>
        </w:rPr>
        <w:lastRenderedPageBreak/>
        <w:t>TEHNIČKO VELEUČILIŠTE U ZAGREBU</w:t>
      </w:r>
    </w:p>
    <w:p w14:paraId="073AE586" w14:textId="77777777" w:rsidR="00981267" w:rsidRDefault="00981267" w:rsidP="00981267">
      <w:pPr>
        <w:jc w:val="center"/>
        <w:rPr>
          <w:b/>
          <w:szCs w:val="24"/>
        </w:rPr>
      </w:pPr>
      <w:r>
        <w:rPr>
          <w:b/>
        </w:rPr>
        <w:t>POLITEHNIČKI SPECIJALISTIČKI DIPLOMSKI STRUČNI STUDIJ</w:t>
      </w:r>
    </w:p>
    <w:p w14:paraId="7983F0C3" w14:textId="77777777" w:rsidR="00981267" w:rsidRDefault="00981267" w:rsidP="00981267">
      <w:pPr>
        <w:jc w:val="center"/>
        <w:rPr>
          <w:b/>
        </w:rPr>
      </w:pPr>
      <w:r>
        <w:rPr>
          <w:b/>
        </w:rPr>
        <w:t>Specijalizacija elektrotehnika</w:t>
      </w:r>
    </w:p>
    <w:p w14:paraId="55B853B0" w14:textId="77777777" w:rsidR="00981267" w:rsidRDefault="00981267" w:rsidP="00981267">
      <w:pPr>
        <w:pStyle w:val="Naslovnica"/>
        <w:rPr>
          <w:b w:val="0"/>
        </w:rPr>
      </w:pPr>
    </w:p>
    <w:p w14:paraId="1B6F61AE" w14:textId="77777777" w:rsidR="00981267" w:rsidRDefault="00981267" w:rsidP="00981267">
      <w:pPr>
        <w:pStyle w:val="Naslovnica"/>
        <w:rPr>
          <w:b w:val="0"/>
        </w:rPr>
      </w:pPr>
    </w:p>
    <w:p w14:paraId="1B03026A" w14:textId="77777777" w:rsidR="00981267" w:rsidRDefault="00981267" w:rsidP="00981267">
      <w:pPr>
        <w:pStyle w:val="Naslovnica"/>
        <w:rPr>
          <w:b w:val="0"/>
        </w:rPr>
      </w:pPr>
    </w:p>
    <w:p w14:paraId="5D806ACE" w14:textId="77777777" w:rsidR="00981267" w:rsidRDefault="00981267" w:rsidP="00981267">
      <w:pPr>
        <w:pStyle w:val="Naslovnica"/>
        <w:rPr>
          <w:b w:val="0"/>
        </w:rPr>
      </w:pPr>
    </w:p>
    <w:p w14:paraId="228E59EC" w14:textId="77777777" w:rsidR="00981267" w:rsidRDefault="00981267" w:rsidP="00981267">
      <w:pPr>
        <w:pStyle w:val="Naslovnica"/>
        <w:rPr>
          <w:b w:val="0"/>
        </w:rPr>
      </w:pPr>
    </w:p>
    <w:p w14:paraId="4A1C7A97" w14:textId="4EF26E3A" w:rsidR="00981267" w:rsidRDefault="001F726B" w:rsidP="00981267">
      <w:pPr>
        <w:pStyle w:val="Naslovnica"/>
        <w:rPr>
          <w:b w:val="0"/>
        </w:rPr>
      </w:pPr>
      <w:r>
        <w:rPr>
          <w:b w:val="0"/>
        </w:rPr>
        <w:t>Kristijan Vrabec</w:t>
      </w:r>
    </w:p>
    <w:p w14:paraId="4197D41D" w14:textId="4FB72366" w:rsidR="00981267" w:rsidRDefault="00981267" w:rsidP="00981267">
      <w:pPr>
        <w:pStyle w:val="Naslovnica"/>
        <w:rPr>
          <w:b w:val="0"/>
        </w:rPr>
      </w:pPr>
      <w:r>
        <w:rPr>
          <w:b w:val="0"/>
        </w:rPr>
        <w:t>JMBAG:</w:t>
      </w:r>
      <w:r w:rsidR="001F726B">
        <w:rPr>
          <w:b w:val="0"/>
        </w:rPr>
        <w:t xml:space="preserve"> 0246051246</w:t>
      </w:r>
    </w:p>
    <w:p w14:paraId="0CFA9680" w14:textId="77777777" w:rsidR="001F726B" w:rsidRPr="00C72BF4" w:rsidRDefault="001F726B" w:rsidP="001F726B">
      <w:pPr>
        <w:pStyle w:val="Naslovnica"/>
        <w:rPr>
          <w:sz w:val="40"/>
          <w:szCs w:val="40"/>
        </w:rPr>
      </w:pPr>
      <w:r>
        <w:rPr>
          <w:sz w:val="40"/>
          <w:szCs w:val="40"/>
        </w:rPr>
        <w:t>Dubinska analiza podataka u svrhu generiranja kviz pitanja</w:t>
      </w:r>
    </w:p>
    <w:p w14:paraId="402CA1CF" w14:textId="381047DF" w:rsidR="00981267" w:rsidRDefault="00981267" w:rsidP="00981267">
      <w:pPr>
        <w:pStyle w:val="Ostalo"/>
        <w:jc w:val="center"/>
      </w:pPr>
      <w:r>
        <w:rPr>
          <w:b w:val="0"/>
        </w:rPr>
        <w:t xml:space="preserve">DIPLOMSKI RAD br. </w:t>
      </w:r>
      <w:r w:rsidR="001F726B">
        <w:rPr>
          <w:b w:val="0"/>
        </w:rPr>
        <w:t>I 969</w:t>
      </w:r>
    </w:p>
    <w:p w14:paraId="0B484F27" w14:textId="77777777" w:rsidR="00981267" w:rsidRDefault="00981267" w:rsidP="00981267">
      <w:pPr>
        <w:pStyle w:val="Ostalo"/>
      </w:pPr>
    </w:p>
    <w:p w14:paraId="7011538C" w14:textId="77777777" w:rsidR="00981267" w:rsidRDefault="00981267" w:rsidP="00981267">
      <w:pPr>
        <w:pStyle w:val="Ostalo"/>
      </w:pPr>
    </w:p>
    <w:p w14:paraId="63BF0D88" w14:textId="77777777" w:rsidR="00981267" w:rsidRDefault="00981267" w:rsidP="00981267">
      <w:pPr>
        <w:pStyle w:val="Ostalo"/>
      </w:pPr>
    </w:p>
    <w:p w14:paraId="3376F4FF" w14:textId="77777777" w:rsidR="00981267" w:rsidRDefault="00981267" w:rsidP="00981267">
      <w:pPr>
        <w:pStyle w:val="Ostalo"/>
      </w:pPr>
      <w:r>
        <w:t>Povjerenstvo:</w:t>
      </w:r>
    </w:p>
    <w:p w14:paraId="75A1A543" w14:textId="77777777" w:rsidR="00981267" w:rsidRDefault="00981267" w:rsidP="00981267">
      <w:pPr>
        <w:pStyle w:val="Ostalo"/>
      </w:pPr>
      <w:r>
        <w:t>______________________________________</w:t>
      </w:r>
      <w:r>
        <w:tab/>
        <w:t>_______________</w:t>
      </w:r>
    </w:p>
    <w:p w14:paraId="554DF83F" w14:textId="77777777" w:rsidR="00981267" w:rsidRDefault="00981267" w:rsidP="00981267">
      <w:pPr>
        <w:pStyle w:val="Ostalo"/>
      </w:pPr>
      <w:r>
        <w:t>______________________________________</w:t>
      </w:r>
      <w:r>
        <w:tab/>
        <w:t>_______________</w:t>
      </w:r>
    </w:p>
    <w:p w14:paraId="2B395AEF" w14:textId="77777777" w:rsidR="00981267" w:rsidRDefault="00981267" w:rsidP="00981267">
      <w:pPr>
        <w:pStyle w:val="Ostalo"/>
      </w:pPr>
      <w:r>
        <w:t>______________________________________</w:t>
      </w:r>
      <w:r>
        <w:tab/>
        <w:t>_______________</w:t>
      </w:r>
    </w:p>
    <w:p w14:paraId="526258B1" w14:textId="77777777" w:rsidR="00981267" w:rsidRDefault="00981267" w:rsidP="00981267">
      <w:pPr>
        <w:pStyle w:val="Ostalo"/>
      </w:pPr>
    </w:p>
    <w:p w14:paraId="43BAE425" w14:textId="43C42C7A" w:rsidR="00981267" w:rsidRDefault="00981267" w:rsidP="00981267">
      <w:pPr>
        <w:pStyle w:val="Ostalo"/>
        <w:rPr>
          <w:color w:val="FF0000"/>
        </w:rPr>
      </w:pPr>
    </w:p>
    <w:p w14:paraId="48052D6D" w14:textId="77777777" w:rsidR="00981267" w:rsidRDefault="00981267" w:rsidP="00981267">
      <w:pPr>
        <w:pStyle w:val="Ostalo"/>
      </w:pPr>
    </w:p>
    <w:p w14:paraId="5447780F" w14:textId="4CB0EC49" w:rsidR="00372E4D" w:rsidRPr="00C73C53" w:rsidRDefault="00981267" w:rsidP="00981267">
      <w:pPr>
        <w:pStyle w:val="Naslovnica"/>
      </w:pPr>
      <w:r>
        <w:rPr>
          <w:b w:val="0"/>
        </w:rPr>
        <w:t xml:space="preserve">Zagreb, </w:t>
      </w:r>
      <w:r>
        <w:rPr>
          <w:b w:val="0"/>
        </w:rPr>
        <w:fldChar w:fldCharType="begin"/>
      </w:r>
      <w:r>
        <w:rPr>
          <w:b w:val="0"/>
        </w:rPr>
        <w:instrText xml:space="preserve"> DATE  \@ "MMMM yyyy"  \* MERGEFORMAT </w:instrText>
      </w:r>
      <w:r>
        <w:rPr>
          <w:b w:val="0"/>
        </w:rPr>
        <w:fldChar w:fldCharType="separate"/>
      </w:r>
      <w:ins w:id="3163" w:author="Kristijan Vrabec (kvrabec)" w:date="2018-12-10T19:08:00Z">
        <w:r w:rsidR="009C74BF">
          <w:rPr>
            <w:b w:val="0"/>
            <w:noProof/>
          </w:rPr>
          <w:t>prosinca 2018</w:t>
        </w:r>
      </w:ins>
      <w:del w:id="3164" w:author="Kristijan Vrabec (kvrabec)" w:date="2018-12-08T16:58:00Z">
        <w:r w:rsidR="00391234" w:rsidDel="00C4178A">
          <w:rPr>
            <w:b w:val="0"/>
            <w:noProof/>
          </w:rPr>
          <w:delText>rujan 2018</w:delText>
        </w:r>
      </w:del>
      <w:r>
        <w:rPr>
          <w:b w:val="0"/>
        </w:rPr>
        <w:fldChar w:fldCharType="end"/>
      </w:r>
      <w:r>
        <w:rPr>
          <w:b w:val="0"/>
        </w:rPr>
        <w:t>.</w:t>
      </w:r>
    </w:p>
    <w:sectPr w:rsidR="00372E4D" w:rsidRPr="00C73C53" w:rsidSect="00803CF5">
      <w:footerReference w:type="default" r:id="rId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B1D11" w14:textId="77777777" w:rsidR="00913BC8" w:rsidRDefault="00913BC8" w:rsidP="00400DF3">
      <w:pPr>
        <w:spacing w:after="0" w:line="240" w:lineRule="auto"/>
      </w:pPr>
      <w:r>
        <w:separator/>
      </w:r>
    </w:p>
  </w:endnote>
  <w:endnote w:type="continuationSeparator" w:id="0">
    <w:p w14:paraId="2B44254C" w14:textId="77777777" w:rsidR="00913BC8" w:rsidRDefault="00913BC8" w:rsidP="0040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7194395"/>
      <w:docPartObj>
        <w:docPartGallery w:val="Page Numbers (Bottom of Page)"/>
        <w:docPartUnique/>
      </w:docPartObj>
    </w:sdtPr>
    <w:sdtContent>
      <w:p w14:paraId="76DCF737" w14:textId="56880107" w:rsidR="009E5CFC" w:rsidRDefault="009E5CFC">
        <w:pPr>
          <w:pStyle w:val="Footer"/>
          <w:jc w:val="right"/>
        </w:pPr>
        <w:r>
          <w:fldChar w:fldCharType="begin"/>
        </w:r>
        <w:r>
          <w:instrText>PAGE   \* MERGEFORMAT</w:instrText>
        </w:r>
        <w:r>
          <w:fldChar w:fldCharType="separate"/>
        </w:r>
        <w:r>
          <w:t>2</w:t>
        </w:r>
        <w:r>
          <w:fldChar w:fldCharType="end"/>
        </w:r>
      </w:p>
    </w:sdtContent>
  </w:sdt>
  <w:p w14:paraId="3BAA2F4E" w14:textId="77777777" w:rsidR="009E5CFC" w:rsidRDefault="009E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158" w:author="Kristijan Vrabec (kvrabec)" w:date="2018-12-09T18:30:00Z"/>
  <w:sdt>
    <w:sdtPr>
      <w:id w:val="-1105570406"/>
      <w:docPartObj>
        <w:docPartGallery w:val="Page Numbers (Bottom of Page)"/>
        <w:docPartUnique/>
      </w:docPartObj>
    </w:sdtPr>
    <w:sdtContent>
      <w:customXmlInsRangeEnd w:id="3158"/>
      <w:p w14:paraId="1D660F13" w14:textId="5E679647" w:rsidR="009E5CFC" w:rsidRDefault="009E5CFC">
        <w:pPr>
          <w:pStyle w:val="Footer"/>
          <w:jc w:val="right"/>
          <w:rPr>
            <w:ins w:id="3159" w:author="Kristijan Vrabec (kvrabec)" w:date="2018-12-09T18:30:00Z"/>
          </w:rPr>
        </w:pPr>
        <w:ins w:id="3160" w:author="Kristijan Vrabec (kvrabec)" w:date="2018-12-09T18:30:00Z">
          <w:r>
            <w:fldChar w:fldCharType="begin"/>
          </w:r>
          <w:r>
            <w:instrText>PAGE   \* MERGEFORMAT</w:instrText>
          </w:r>
          <w:r>
            <w:fldChar w:fldCharType="separate"/>
          </w:r>
          <w:r>
            <w:t>2</w:t>
          </w:r>
          <w:r>
            <w:fldChar w:fldCharType="end"/>
          </w:r>
        </w:ins>
      </w:p>
      <w:customXmlInsRangeStart w:id="3161" w:author="Kristijan Vrabec (kvrabec)" w:date="2018-12-09T18:30:00Z"/>
    </w:sdtContent>
  </w:sdt>
  <w:customXmlInsRangeEnd w:id="3161"/>
  <w:p w14:paraId="502C3243" w14:textId="77777777" w:rsidR="009E5CFC" w:rsidRDefault="009E5C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6E42D" w14:textId="13218444" w:rsidR="009E5CFC" w:rsidRDefault="009E5CFC">
    <w:pPr>
      <w:pStyle w:val="Footer"/>
      <w:jc w:val="right"/>
    </w:pPr>
  </w:p>
  <w:p w14:paraId="47BC64B2" w14:textId="77777777" w:rsidR="009E5CFC" w:rsidRDefault="009E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1AD9E" w14:textId="77777777" w:rsidR="00913BC8" w:rsidRDefault="00913BC8" w:rsidP="00400DF3">
      <w:pPr>
        <w:spacing w:after="0" w:line="240" w:lineRule="auto"/>
      </w:pPr>
      <w:r>
        <w:separator/>
      </w:r>
    </w:p>
  </w:footnote>
  <w:footnote w:type="continuationSeparator" w:id="0">
    <w:p w14:paraId="3C6E84F7" w14:textId="77777777" w:rsidR="00913BC8" w:rsidRDefault="00913BC8" w:rsidP="00400DF3">
      <w:pPr>
        <w:spacing w:after="0" w:line="240" w:lineRule="auto"/>
      </w:pPr>
      <w:r>
        <w:continuationSeparator/>
      </w:r>
    </w:p>
  </w:footnote>
  <w:footnote w:id="1">
    <w:p w14:paraId="34C1001C" w14:textId="77777777" w:rsidR="009E5CFC" w:rsidRPr="00536EDE" w:rsidDel="007C24DB" w:rsidRDefault="009E5CFC" w:rsidP="00BC01B7">
      <w:pPr>
        <w:pStyle w:val="FootnoteText"/>
        <w:rPr>
          <w:del w:id="730" w:author="Kristijan Vrabec (kvrabec)" w:date="2018-12-09T17:39:00Z"/>
          <w:lang w:val="en-US"/>
        </w:rPr>
      </w:pPr>
      <w:del w:id="731" w:author="Kristijan Vrabec (kvrabec)" w:date="2018-12-09T17:39:00Z">
        <w:r w:rsidDel="007C24DB">
          <w:rPr>
            <w:rStyle w:val="FootnoteReference"/>
          </w:rPr>
          <w:footnoteRef/>
        </w:r>
        <w:r w:rsidDel="007C24DB">
          <w:delText xml:space="preserve"> </w:delText>
        </w:r>
        <w:r w:rsidDel="007C24DB">
          <w:rPr>
            <w:lang w:val="en-US"/>
          </w:rPr>
          <w:delText xml:space="preserve">Enciclopedia Britannica, </w:delText>
        </w:r>
        <w:r w:rsidDel="007C24DB">
          <w:rPr>
            <w:rStyle w:val="Hyperlink"/>
            <w:lang w:val="en-US"/>
          </w:rPr>
          <w:fldChar w:fldCharType="begin"/>
        </w:r>
        <w:r w:rsidDel="007C24DB">
          <w:rPr>
            <w:rStyle w:val="Hyperlink"/>
            <w:lang w:val="en-US"/>
          </w:rPr>
          <w:delInstrText xml:space="preserve"> HYPERLINK "https://www.britannica.com/technology/data-mining" </w:delInstrText>
        </w:r>
        <w:r w:rsidDel="007C24DB">
          <w:rPr>
            <w:rStyle w:val="Hyperlink"/>
            <w:lang w:val="en-US"/>
          </w:rPr>
          <w:fldChar w:fldCharType="separate"/>
        </w:r>
        <w:r w:rsidRPr="00C05307" w:rsidDel="007C24DB">
          <w:rPr>
            <w:rStyle w:val="Hyperlink"/>
            <w:lang w:val="en-US"/>
          </w:rPr>
          <w:delText>https://www.britannica.com/technology/data-mining</w:delText>
        </w:r>
        <w:r w:rsidDel="007C24DB">
          <w:rPr>
            <w:rStyle w:val="Hyperlink"/>
            <w:lang w:val="en-US"/>
          </w:rPr>
          <w:fldChar w:fldCharType="end"/>
        </w:r>
        <w:r w:rsidDel="007C24DB">
          <w:rPr>
            <w:lang w:val="en-US"/>
          </w:rPr>
          <w:delText xml:space="preserve"> (1.7.2018.)</w:delText>
        </w:r>
      </w:del>
    </w:p>
  </w:footnote>
  <w:footnote w:id="2">
    <w:p w14:paraId="76DAD065" w14:textId="4A354A23" w:rsidR="009E5CFC" w:rsidRPr="00CA4756" w:rsidRDefault="009E5CFC">
      <w:pPr>
        <w:pStyle w:val="FootnoteText"/>
      </w:pPr>
      <w:r>
        <w:rPr>
          <w:rStyle w:val="FootnoteReference"/>
        </w:rPr>
        <w:footnoteRef/>
      </w:r>
      <w:r>
        <w:t xml:space="preserve"> NLTK – Natural </w:t>
      </w:r>
      <w:proofErr w:type="spellStart"/>
      <w:r>
        <w:t>Language</w:t>
      </w:r>
      <w:proofErr w:type="spellEnd"/>
      <w:r>
        <w:t xml:space="preserve"> </w:t>
      </w:r>
      <w:proofErr w:type="spellStart"/>
      <w:r>
        <w:t>Toolkit</w:t>
      </w:r>
      <w:proofErr w:type="spellEnd"/>
      <w:r>
        <w:t xml:space="preserve"> – biblioteka u programskom jeziku Python za obradu teksta</w:t>
      </w:r>
    </w:p>
  </w:footnote>
  <w:footnote w:id="3">
    <w:p w14:paraId="00BC9800" w14:textId="79B39B0B" w:rsidR="009E5CFC" w:rsidRPr="00E868AE" w:rsidRDefault="009E5CFC">
      <w:pPr>
        <w:pStyle w:val="FootnoteText"/>
      </w:pPr>
      <w:r>
        <w:rPr>
          <w:rStyle w:val="FootnoteReference"/>
        </w:rPr>
        <w:footnoteRef/>
      </w:r>
      <w:r>
        <w:t xml:space="preserve"> </w:t>
      </w:r>
      <w:r>
        <w:t xml:space="preserve">HTML - </w:t>
      </w:r>
      <w:proofErr w:type="spellStart"/>
      <w:r>
        <w:rPr>
          <w:rFonts w:cs="Arial"/>
          <w:color w:val="222222"/>
          <w:shd w:val="clear" w:color="auto" w:fill="FFFFFF"/>
        </w:rPr>
        <w:t>HyperText</w:t>
      </w:r>
      <w:proofErr w:type="spellEnd"/>
      <w:r>
        <w:rPr>
          <w:rFonts w:cs="Arial"/>
          <w:color w:val="222222"/>
          <w:shd w:val="clear" w:color="auto" w:fill="FFFFFF"/>
        </w:rPr>
        <w:t xml:space="preserve"> </w:t>
      </w:r>
      <w:proofErr w:type="spellStart"/>
      <w:r>
        <w:rPr>
          <w:rFonts w:cs="Arial"/>
          <w:color w:val="222222"/>
          <w:shd w:val="clear" w:color="auto" w:fill="FFFFFF"/>
        </w:rPr>
        <w:t>Markup</w:t>
      </w:r>
      <w:proofErr w:type="spellEnd"/>
      <w:r>
        <w:rPr>
          <w:rFonts w:cs="Arial"/>
          <w:color w:val="222222"/>
          <w:shd w:val="clear" w:color="auto" w:fill="FFFFFF"/>
        </w:rPr>
        <w:t xml:space="preserve"> </w:t>
      </w:r>
      <w:proofErr w:type="spellStart"/>
      <w:r>
        <w:rPr>
          <w:rFonts w:cs="Arial"/>
          <w:color w:val="222222"/>
          <w:shd w:val="clear" w:color="auto" w:fill="FFFFFF"/>
        </w:rPr>
        <w:t>Language</w:t>
      </w:r>
      <w:proofErr w:type="spellEnd"/>
      <w:r>
        <w:rPr>
          <w:rFonts w:cs="Arial"/>
          <w:color w:val="222222"/>
          <w:shd w:val="clear" w:color="auto" w:fill="FFFFFF"/>
        </w:rPr>
        <w:t xml:space="preserve"> – prezentacijski jezik za izradu web stranica</w:t>
      </w:r>
    </w:p>
  </w:footnote>
  <w:footnote w:id="4">
    <w:p w14:paraId="7F8D15B8" w14:textId="551EBD76" w:rsidR="009E5CFC" w:rsidRPr="00E868AE" w:rsidRDefault="009E5CFC">
      <w:pPr>
        <w:pStyle w:val="FootnoteText"/>
      </w:pPr>
      <w:r>
        <w:rPr>
          <w:rStyle w:val="FootnoteReference"/>
        </w:rPr>
        <w:footnoteRef/>
      </w:r>
      <w:r>
        <w:t xml:space="preserve"> </w:t>
      </w:r>
      <w:r>
        <w:t>Dijakritički znakovi - znakovi sa preglasima, kvačicama i sl.</w:t>
      </w:r>
    </w:p>
  </w:footnote>
  <w:footnote w:id="5">
    <w:p w14:paraId="5EC89DAE" w14:textId="299F5028" w:rsidR="009E5CFC" w:rsidRPr="002C7452" w:rsidRDefault="009E5CFC">
      <w:pPr>
        <w:pStyle w:val="FootnoteText"/>
      </w:pPr>
      <w:r>
        <w:rPr>
          <w:rStyle w:val="FootnoteReference"/>
        </w:rPr>
        <w:footnoteRef/>
      </w:r>
      <w:r>
        <w:t xml:space="preserve"> </w:t>
      </w:r>
      <w:r>
        <w:t>Stopword - riječi koje nemaju utjecaj na značenje teksta</w:t>
      </w:r>
    </w:p>
  </w:footnote>
  <w:footnote w:id="6">
    <w:p w14:paraId="65F2B308" w14:textId="3886B455" w:rsidR="009E5CFC" w:rsidRPr="00D041B3" w:rsidRDefault="009E5CFC">
      <w:pPr>
        <w:pStyle w:val="FootnoteText"/>
        <w:rPr>
          <w:rPrChange w:id="879" w:author="Kristijan Vrabec (kvrabec)" w:date="2018-12-09T19:28:00Z">
            <w:rPr>
              <w:lang w:val="en-US"/>
            </w:rPr>
          </w:rPrChange>
        </w:rPr>
      </w:pPr>
      <w:r>
        <w:rPr>
          <w:rStyle w:val="FootnoteReference"/>
        </w:rPr>
        <w:footnoteRef/>
      </w:r>
      <w:r>
        <w:t xml:space="preserve"> </w:t>
      </w:r>
      <w:r w:rsidRPr="00D041B3">
        <w:rPr>
          <w:rPrChange w:id="880" w:author="Kristijan Vrabec (kvrabec)" w:date="2018-12-09T19:28:00Z">
            <w:rPr>
              <w:lang w:val="en-US"/>
            </w:rPr>
          </w:rPrChange>
        </w:rPr>
        <w:t xml:space="preserve">SQL - Structured </w:t>
      </w:r>
      <w:proofErr w:type="spellStart"/>
      <w:r w:rsidRPr="00D041B3">
        <w:rPr>
          <w:rPrChange w:id="881" w:author="Kristijan Vrabec (kvrabec)" w:date="2018-12-09T19:28:00Z">
            <w:rPr>
              <w:lang w:val="en-US"/>
            </w:rPr>
          </w:rPrChange>
        </w:rPr>
        <w:t>Query</w:t>
      </w:r>
      <w:proofErr w:type="spellEnd"/>
      <w:r w:rsidRPr="00D041B3">
        <w:rPr>
          <w:rPrChange w:id="882" w:author="Kristijan Vrabec (kvrabec)" w:date="2018-12-09T19:28:00Z">
            <w:rPr>
              <w:lang w:val="en-US"/>
            </w:rPr>
          </w:rPrChange>
        </w:rPr>
        <w:t xml:space="preserve"> </w:t>
      </w:r>
      <w:proofErr w:type="spellStart"/>
      <w:r w:rsidRPr="00D041B3">
        <w:rPr>
          <w:rPrChange w:id="883" w:author="Kristijan Vrabec (kvrabec)" w:date="2018-12-09T19:28:00Z">
            <w:rPr>
              <w:lang w:val="en-US"/>
            </w:rPr>
          </w:rPrChange>
        </w:rPr>
        <w:t>Language</w:t>
      </w:r>
      <w:proofErr w:type="spellEnd"/>
      <w:r w:rsidRPr="00D041B3">
        <w:rPr>
          <w:rPrChange w:id="884" w:author="Kristijan Vrabec (kvrabec)" w:date="2018-12-09T19:28:00Z">
            <w:rPr>
              <w:lang w:val="en-US"/>
            </w:rPr>
          </w:rPrChange>
        </w:rPr>
        <w:t xml:space="preserve"> – strukturirani jezik za upite, koristi se u bazama podataka</w:t>
      </w:r>
    </w:p>
  </w:footnote>
  <w:footnote w:id="7">
    <w:p w14:paraId="49AE6D57" w14:textId="77777777" w:rsidR="009E5CFC" w:rsidRDefault="009E5CFC" w:rsidP="00371FCC">
      <w:pPr>
        <w:pStyle w:val="FootnoteText"/>
        <w:rPr>
          <w:ins w:id="1878" w:author="Kristijan Vrabec (kvrabec)" w:date="2018-12-09T18:54:00Z"/>
        </w:rPr>
      </w:pPr>
      <w:ins w:id="1879" w:author="Kristijan Vrabec (kvrabec)" w:date="2018-12-09T18:54:00Z">
        <w:r>
          <w:rPr>
            <w:rStyle w:val="FootnoteReference"/>
          </w:rPr>
          <w:footnoteRef/>
        </w:r>
        <w:r>
          <w:t xml:space="preserve"> </w:t>
        </w:r>
        <w:r>
          <w:t xml:space="preserve">Microsoftova implementacija automatskog predlaganja nastavka koda (engl. </w:t>
        </w:r>
        <w:r>
          <w:rPr>
            <w:i/>
          </w:rPr>
          <w:t xml:space="preserve">auto </w:t>
        </w:r>
        <w:proofErr w:type="spellStart"/>
        <w:r>
          <w:rPr>
            <w:i/>
          </w:rPr>
          <w:t>complete</w:t>
        </w:r>
        <w:proofErr w:type="spellEnd"/>
        <w:r>
          <w:t>)</w:t>
        </w:r>
      </w:ins>
    </w:p>
  </w:footnote>
  <w:footnote w:id="8">
    <w:p w14:paraId="43A59060" w14:textId="77777777" w:rsidR="009E5CFC" w:rsidRDefault="009E5CFC" w:rsidP="00371FCC">
      <w:pPr>
        <w:pStyle w:val="FootnoteText"/>
        <w:rPr>
          <w:ins w:id="1883" w:author="Kristijan Vrabec (kvrabec)" w:date="2018-12-09T18:54:00Z"/>
        </w:rPr>
      </w:pPr>
      <w:ins w:id="1884" w:author="Kristijan Vrabec (kvrabec)" w:date="2018-12-09T18:54:00Z">
        <w:r>
          <w:rPr>
            <w:rStyle w:val="FootnoteReference"/>
          </w:rPr>
          <w:footnoteRef/>
        </w:r>
        <w:r>
          <w:t xml:space="preserve"> </w:t>
        </w:r>
        <w:r>
          <w:t>Program koji pomaže u traženju i rješavanju grešaka u kodu</w:t>
        </w:r>
      </w:ins>
    </w:p>
  </w:footnote>
  <w:footnote w:id="9">
    <w:p w14:paraId="015A93E1" w14:textId="56753596" w:rsidR="009E5CFC" w:rsidRPr="005E51B8" w:rsidRDefault="009E5CFC">
      <w:pPr>
        <w:pStyle w:val="FootnoteText"/>
        <w:rPr>
          <w:lang w:val="en-US"/>
          <w:rPrChange w:id="2361" w:author="Kristijan Vrabec (kvrabec)" w:date="2018-12-10T13:02:00Z">
            <w:rPr/>
          </w:rPrChange>
        </w:rPr>
      </w:pPr>
      <w:ins w:id="2362" w:author="Kristijan Vrabec (kvrabec)" w:date="2018-12-10T13:02:00Z">
        <w:r>
          <w:rPr>
            <w:rStyle w:val="FootnoteReference"/>
          </w:rPr>
          <w:footnoteRef/>
        </w:r>
        <w:r>
          <w:t xml:space="preserve"> </w:t>
        </w:r>
        <w:r>
          <w:rPr>
            <w:lang w:val="en-US"/>
          </w:rPr>
          <w:t xml:space="preserve">Tensors - </w:t>
        </w:r>
        <w:r>
          <w:rPr>
            <w:lang w:val="en-US"/>
          </w:rPr>
          <w:fldChar w:fldCharType="begin"/>
        </w:r>
        <w:r>
          <w:rPr>
            <w:lang w:val="en-US"/>
          </w:rPr>
          <w:instrText xml:space="preserve"> HYPERLINK "</w:instrText>
        </w:r>
        <w:r w:rsidRPr="005E51B8">
          <w:rPr>
            <w:lang w:val="en-US"/>
          </w:rPr>
          <w:instrText>https://www.tensorflow.org/guide/tensors</w:instrText>
        </w:r>
        <w:r>
          <w:rPr>
            <w:lang w:val="en-US"/>
          </w:rPr>
          <w:instrText xml:space="preserve">" </w:instrText>
        </w:r>
        <w:r>
          <w:rPr>
            <w:lang w:val="en-US"/>
          </w:rPr>
          <w:fldChar w:fldCharType="separate"/>
        </w:r>
        <w:r w:rsidRPr="006838C6">
          <w:rPr>
            <w:rStyle w:val="Hyperlink"/>
            <w:lang w:val="en-US"/>
          </w:rPr>
          <w:t>https://www.tensorflow.org/guide/tensors</w:t>
        </w:r>
        <w:r>
          <w:rPr>
            <w:lang w:val="en-US"/>
          </w:rPr>
          <w:fldChar w:fldCharType="end"/>
        </w:r>
        <w:r>
          <w:rPr>
            <w:lang w:val="en-US"/>
          </w:rPr>
          <w:t xml:space="preserve"> </w:t>
        </w:r>
      </w:ins>
    </w:p>
  </w:footnote>
  <w:footnote w:id="10">
    <w:p w14:paraId="1D7AA931" w14:textId="641069C7" w:rsidR="009E5CFC" w:rsidRPr="004B0311" w:rsidRDefault="009E5CFC">
      <w:pPr>
        <w:pStyle w:val="FootnoteText"/>
        <w:rPr>
          <w:lang w:val="en-US"/>
          <w:rPrChange w:id="2395" w:author="Kristijan Vrabec (kvrabec)" w:date="2018-12-10T14:00:00Z">
            <w:rPr/>
          </w:rPrChange>
        </w:rPr>
      </w:pPr>
      <w:ins w:id="2396" w:author="Kristijan Vrabec (kvrabec)" w:date="2018-12-10T14:00:00Z">
        <w:r>
          <w:rPr>
            <w:rStyle w:val="FootnoteReference"/>
          </w:rPr>
          <w:footnoteRef/>
        </w:r>
        <w:r>
          <w:t xml:space="preserve"> </w:t>
        </w:r>
        <w:r w:rsidRPr="004B0311">
          <w:t>TimeDistributed</w:t>
        </w:r>
        <w:r>
          <w:t xml:space="preserve"> - </w:t>
        </w:r>
        <w:r>
          <w:fldChar w:fldCharType="begin"/>
        </w:r>
        <w:r>
          <w:instrText xml:space="preserve"> HYPERLINK "</w:instrText>
        </w:r>
        <w:r w:rsidRPr="004B0311">
          <w:instrText>https://www.tensorflow.org/api_docs/python/tf/keras/layers/TimeDistributed</w:instrText>
        </w:r>
        <w:r>
          <w:instrText xml:space="preserve">" </w:instrText>
        </w:r>
        <w:r>
          <w:fldChar w:fldCharType="separate"/>
        </w:r>
        <w:r w:rsidRPr="006838C6">
          <w:rPr>
            <w:rStyle w:val="Hyperlink"/>
          </w:rPr>
          <w:t>https://www.tensorflow.org/api_docs/python/tf/keras/layers/TimeDistributed</w:t>
        </w:r>
        <w:r>
          <w:fldChar w:fldCharType="end"/>
        </w:r>
      </w:ins>
    </w:p>
  </w:footnote>
  <w:footnote w:id="11">
    <w:p w14:paraId="1ED1EA26" w14:textId="7EB9A511" w:rsidR="009E5CFC" w:rsidRPr="00BF54C9" w:rsidRDefault="009E5CFC">
      <w:pPr>
        <w:pStyle w:val="FootnoteText"/>
        <w:rPr>
          <w:lang w:val="de-DE"/>
          <w:rPrChange w:id="2398" w:author="Kristijan Vrabec (kvrabec)" w:date="2018-12-10T14:39:00Z">
            <w:rPr/>
          </w:rPrChange>
        </w:rPr>
      </w:pPr>
      <w:ins w:id="2399" w:author="Kristijan Vrabec (kvrabec)" w:date="2018-12-10T14:39:00Z">
        <w:r>
          <w:rPr>
            <w:rStyle w:val="FootnoteReference"/>
          </w:rPr>
          <w:footnoteRef/>
        </w:r>
        <w:r>
          <w:t xml:space="preserve"> </w:t>
        </w:r>
        <w:r w:rsidRPr="00BF54C9">
          <w:rPr>
            <w:lang w:val="de-DE"/>
            <w:rPrChange w:id="2400" w:author="Kristijan Vrabec (kvrabec)" w:date="2018-12-10T14:39:00Z">
              <w:rPr>
                <w:lang w:val="en-US"/>
              </w:rPr>
            </w:rPrChange>
          </w:rPr>
          <w:t xml:space="preserve">LSTM - </w:t>
        </w:r>
        <w:r>
          <w:rPr>
            <w:lang w:val="de-DE"/>
          </w:rPr>
          <w:fldChar w:fldCharType="begin"/>
        </w:r>
        <w:r>
          <w:rPr>
            <w:lang w:val="de-DE"/>
          </w:rPr>
          <w:instrText xml:space="preserve"> HYPERLINK "</w:instrText>
        </w:r>
        <w:r w:rsidRPr="00BF54C9">
          <w:rPr>
            <w:lang w:val="de-DE"/>
            <w:rPrChange w:id="2401" w:author="Kristijan Vrabec (kvrabec)" w:date="2018-12-10T14:39:00Z">
              <w:rPr>
                <w:lang w:val="en-US"/>
              </w:rPr>
            </w:rPrChange>
          </w:rPr>
          <w:instrText>https://keras.io/layers/recurrent/#lstm</w:instrText>
        </w:r>
        <w:r>
          <w:rPr>
            <w:lang w:val="de-DE"/>
          </w:rPr>
          <w:instrText xml:space="preserve">" </w:instrText>
        </w:r>
        <w:r>
          <w:rPr>
            <w:lang w:val="de-DE"/>
          </w:rPr>
          <w:fldChar w:fldCharType="separate"/>
        </w:r>
        <w:r w:rsidRPr="006838C6">
          <w:rPr>
            <w:rStyle w:val="Hyperlink"/>
            <w:lang w:val="de-DE"/>
            <w:rPrChange w:id="2402" w:author="Kristijan Vrabec (kvrabec)" w:date="2018-12-10T14:39:00Z">
              <w:rPr>
                <w:lang w:val="en-US"/>
              </w:rPr>
            </w:rPrChange>
          </w:rPr>
          <w:t>https://keras.io/layers/recurrent/#lstm</w:t>
        </w:r>
        <w:r>
          <w:rPr>
            <w:lang w:val="de-DE"/>
          </w:rPr>
          <w:fldChar w:fldCharType="end"/>
        </w:r>
        <w:r>
          <w:rPr>
            <w:lang w:val="de-DE"/>
          </w:rPr>
          <w:t xml:space="preserve">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E90"/>
    <w:multiLevelType w:val="hybridMultilevel"/>
    <w:tmpl w:val="4C1C3FE0"/>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 w15:restartNumberingAfterBreak="0">
    <w:nsid w:val="051A5CAF"/>
    <w:multiLevelType w:val="hybridMultilevel"/>
    <w:tmpl w:val="D0DCFD08"/>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EFD1FE1"/>
    <w:multiLevelType w:val="hybridMultilevel"/>
    <w:tmpl w:val="589E10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5D377D0"/>
    <w:multiLevelType w:val="hybridMultilevel"/>
    <w:tmpl w:val="5A0A87C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1BA956D2"/>
    <w:multiLevelType w:val="hybridMultilevel"/>
    <w:tmpl w:val="D73211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C33123A"/>
    <w:multiLevelType w:val="hybridMultilevel"/>
    <w:tmpl w:val="E070E08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25696C67"/>
    <w:multiLevelType w:val="hybridMultilevel"/>
    <w:tmpl w:val="DA78E96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29303F91"/>
    <w:multiLevelType w:val="hybridMultilevel"/>
    <w:tmpl w:val="CAC6C99E"/>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8" w15:restartNumberingAfterBreak="0">
    <w:nsid w:val="316410CC"/>
    <w:multiLevelType w:val="hybridMultilevel"/>
    <w:tmpl w:val="3492356C"/>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9" w15:restartNumberingAfterBreak="0">
    <w:nsid w:val="34277A56"/>
    <w:multiLevelType w:val="hybridMultilevel"/>
    <w:tmpl w:val="1CE4CF90"/>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0" w15:restartNumberingAfterBreak="0">
    <w:nsid w:val="35F77B56"/>
    <w:multiLevelType w:val="hybridMultilevel"/>
    <w:tmpl w:val="A7A01B32"/>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1" w15:restartNumberingAfterBreak="0">
    <w:nsid w:val="3A7905C4"/>
    <w:multiLevelType w:val="hybridMultilevel"/>
    <w:tmpl w:val="DF3CA802"/>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2" w15:restartNumberingAfterBreak="0">
    <w:nsid w:val="3C734CD1"/>
    <w:multiLevelType w:val="hybridMultilevel"/>
    <w:tmpl w:val="5DC6E90E"/>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3" w15:restartNumberingAfterBreak="0">
    <w:nsid w:val="47BB0AA9"/>
    <w:multiLevelType w:val="hybridMultilevel"/>
    <w:tmpl w:val="56A0BDD6"/>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56781144"/>
    <w:multiLevelType w:val="hybridMultilevel"/>
    <w:tmpl w:val="37680F50"/>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5" w15:restartNumberingAfterBreak="0">
    <w:nsid w:val="5CB5487C"/>
    <w:multiLevelType w:val="multilevel"/>
    <w:tmpl w:val="1332A3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E147E35"/>
    <w:multiLevelType w:val="hybridMultilevel"/>
    <w:tmpl w:val="C05067AE"/>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60EE672E"/>
    <w:multiLevelType w:val="hybridMultilevel"/>
    <w:tmpl w:val="2D5A498A"/>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8" w15:restartNumberingAfterBreak="0">
    <w:nsid w:val="64600891"/>
    <w:multiLevelType w:val="hybridMultilevel"/>
    <w:tmpl w:val="9BD499AC"/>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9" w15:restartNumberingAfterBreak="0">
    <w:nsid w:val="668248F9"/>
    <w:multiLevelType w:val="hybridMultilevel"/>
    <w:tmpl w:val="3AB471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911114C"/>
    <w:multiLevelType w:val="multilevel"/>
    <w:tmpl w:val="8CB0E548"/>
    <w:styleLink w:val="Style1"/>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1" w15:restartNumberingAfterBreak="0">
    <w:nsid w:val="6D3A2660"/>
    <w:multiLevelType w:val="multilevel"/>
    <w:tmpl w:val="AC26C65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0"/>
        <w:szCs w:val="30"/>
      </w:rPr>
    </w:lvl>
    <w:lvl w:ilvl="2">
      <w:start w:val="1"/>
      <w:numFmt w:val="decimal"/>
      <w:pStyle w:val="Heading3"/>
      <w:lvlText w:val="%1.%2.%3"/>
      <w:lvlJc w:val="left"/>
      <w:pPr>
        <w:ind w:left="720" w:hanging="720"/>
      </w:pPr>
      <w:rPr>
        <w:sz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E9515B9"/>
    <w:multiLevelType w:val="hybridMultilevel"/>
    <w:tmpl w:val="77C09CE6"/>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23" w15:restartNumberingAfterBreak="0">
    <w:nsid w:val="7B7B7415"/>
    <w:multiLevelType w:val="hybridMultilevel"/>
    <w:tmpl w:val="ECDC72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20"/>
  </w:num>
  <w:num w:numId="4">
    <w:abstractNumId w:val="17"/>
  </w:num>
  <w:num w:numId="5">
    <w:abstractNumId w:val="21"/>
  </w:num>
  <w:num w:numId="6">
    <w:abstractNumId w:val="6"/>
  </w:num>
  <w:num w:numId="7">
    <w:abstractNumId w:val="22"/>
  </w:num>
  <w:num w:numId="8">
    <w:abstractNumId w:val="12"/>
  </w:num>
  <w:num w:numId="9">
    <w:abstractNumId w:val="14"/>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4"/>
  </w:num>
  <w:num w:numId="13">
    <w:abstractNumId w:val="8"/>
  </w:num>
  <w:num w:numId="14">
    <w:abstractNumId w:val="10"/>
  </w:num>
  <w:num w:numId="15">
    <w:abstractNumId w:val="1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6"/>
  </w:num>
  <w:num w:numId="28">
    <w:abstractNumId w:val="0"/>
  </w:num>
  <w:num w:numId="29">
    <w:abstractNumId w:val="1"/>
  </w:num>
  <w:num w:numId="30">
    <w:abstractNumId w:val="3"/>
  </w:num>
  <w:num w:numId="31">
    <w:abstractNumId w:val="19"/>
  </w:num>
  <w:num w:numId="32">
    <w:abstractNumId w:val="23"/>
  </w:num>
  <w:num w:numId="33">
    <w:abstractNumId w:val="2"/>
  </w:num>
  <w:num w:numId="34">
    <w:abstractNumId w:val="11"/>
  </w:num>
  <w:num w:numId="35">
    <w:abstractNumId w:val="1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istijan Vrabec (kvrabec)">
    <w15:presenceInfo w15:providerId="None" w15:userId="Kristijan Vrabec (kvrab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C41"/>
    <w:rsid w:val="00004C38"/>
    <w:rsid w:val="000124BC"/>
    <w:rsid w:val="000147CD"/>
    <w:rsid w:val="00017223"/>
    <w:rsid w:val="000213B8"/>
    <w:rsid w:val="00026AEE"/>
    <w:rsid w:val="00031737"/>
    <w:rsid w:val="000336B2"/>
    <w:rsid w:val="00042626"/>
    <w:rsid w:val="00047F09"/>
    <w:rsid w:val="00053385"/>
    <w:rsid w:val="000563D2"/>
    <w:rsid w:val="00060D4F"/>
    <w:rsid w:val="000649D2"/>
    <w:rsid w:val="0006749E"/>
    <w:rsid w:val="0007468C"/>
    <w:rsid w:val="000773B1"/>
    <w:rsid w:val="0008130C"/>
    <w:rsid w:val="0008143B"/>
    <w:rsid w:val="00082785"/>
    <w:rsid w:val="0008391C"/>
    <w:rsid w:val="00083FBC"/>
    <w:rsid w:val="000844A5"/>
    <w:rsid w:val="00093312"/>
    <w:rsid w:val="000944C3"/>
    <w:rsid w:val="000A4B38"/>
    <w:rsid w:val="000A6BC1"/>
    <w:rsid w:val="000A78F3"/>
    <w:rsid w:val="000A7D36"/>
    <w:rsid w:val="000B1452"/>
    <w:rsid w:val="000B43A3"/>
    <w:rsid w:val="000C14C5"/>
    <w:rsid w:val="000D2473"/>
    <w:rsid w:val="000D308F"/>
    <w:rsid w:val="000D4267"/>
    <w:rsid w:val="000D7415"/>
    <w:rsid w:val="000D7F15"/>
    <w:rsid w:val="000E0CC9"/>
    <w:rsid w:val="000E15A7"/>
    <w:rsid w:val="000E5C7C"/>
    <w:rsid w:val="000F3C98"/>
    <w:rsid w:val="000F6275"/>
    <w:rsid w:val="00103757"/>
    <w:rsid w:val="001063CE"/>
    <w:rsid w:val="00106629"/>
    <w:rsid w:val="0011410C"/>
    <w:rsid w:val="00114FF6"/>
    <w:rsid w:val="0012072B"/>
    <w:rsid w:val="001216C5"/>
    <w:rsid w:val="0012395C"/>
    <w:rsid w:val="00126C1E"/>
    <w:rsid w:val="001274AA"/>
    <w:rsid w:val="001343F9"/>
    <w:rsid w:val="00140977"/>
    <w:rsid w:val="0014158E"/>
    <w:rsid w:val="00142D7C"/>
    <w:rsid w:val="00142DE8"/>
    <w:rsid w:val="00152DA4"/>
    <w:rsid w:val="001539AA"/>
    <w:rsid w:val="00154422"/>
    <w:rsid w:val="00162AE5"/>
    <w:rsid w:val="00165030"/>
    <w:rsid w:val="00166BE4"/>
    <w:rsid w:val="00171A9C"/>
    <w:rsid w:val="00175A63"/>
    <w:rsid w:val="001767F7"/>
    <w:rsid w:val="00181052"/>
    <w:rsid w:val="001813D0"/>
    <w:rsid w:val="00185432"/>
    <w:rsid w:val="00186A8C"/>
    <w:rsid w:val="001873A0"/>
    <w:rsid w:val="001A2781"/>
    <w:rsid w:val="001A3F34"/>
    <w:rsid w:val="001B048A"/>
    <w:rsid w:val="001B2E62"/>
    <w:rsid w:val="001B7E9D"/>
    <w:rsid w:val="001C1E90"/>
    <w:rsid w:val="001C2259"/>
    <w:rsid w:val="001D4242"/>
    <w:rsid w:val="001D473B"/>
    <w:rsid w:val="001D788D"/>
    <w:rsid w:val="001E0285"/>
    <w:rsid w:val="001E3FC2"/>
    <w:rsid w:val="001E4DA3"/>
    <w:rsid w:val="001E7798"/>
    <w:rsid w:val="001F184A"/>
    <w:rsid w:val="001F726B"/>
    <w:rsid w:val="00202A21"/>
    <w:rsid w:val="00203991"/>
    <w:rsid w:val="00210708"/>
    <w:rsid w:val="00210B9E"/>
    <w:rsid w:val="00226E6E"/>
    <w:rsid w:val="00227612"/>
    <w:rsid w:val="002279B8"/>
    <w:rsid w:val="00230EB1"/>
    <w:rsid w:val="00233D9B"/>
    <w:rsid w:val="002347BC"/>
    <w:rsid w:val="00237D65"/>
    <w:rsid w:val="0024170D"/>
    <w:rsid w:val="00245F45"/>
    <w:rsid w:val="00247B19"/>
    <w:rsid w:val="00257284"/>
    <w:rsid w:val="002622AE"/>
    <w:rsid w:val="00262D78"/>
    <w:rsid w:val="0026414B"/>
    <w:rsid w:val="0026752F"/>
    <w:rsid w:val="00273297"/>
    <w:rsid w:val="00277B7C"/>
    <w:rsid w:val="002802F6"/>
    <w:rsid w:val="0028459D"/>
    <w:rsid w:val="00286611"/>
    <w:rsid w:val="00286D02"/>
    <w:rsid w:val="00292675"/>
    <w:rsid w:val="00296B11"/>
    <w:rsid w:val="002A0D9B"/>
    <w:rsid w:val="002A1E5A"/>
    <w:rsid w:val="002A4111"/>
    <w:rsid w:val="002A5669"/>
    <w:rsid w:val="002B000B"/>
    <w:rsid w:val="002B5EE6"/>
    <w:rsid w:val="002B7510"/>
    <w:rsid w:val="002B7731"/>
    <w:rsid w:val="002C7452"/>
    <w:rsid w:val="002C7AFF"/>
    <w:rsid w:val="002D4932"/>
    <w:rsid w:val="002D62A7"/>
    <w:rsid w:val="002E0CAA"/>
    <w:rsid w:val="002E31B0"/>
    <w:rsid w:val="002F18A2"/>
    <w:rsid w:val="002F26E6"/>
    <w:rsid w:val="002F411A"/>
    <w:rsid w:val="002F5EA7"/>
    <w:rsid w:val="00301600"/>
    <w:rsid w:val="00302F4F"/>
    <w:rsid w:val="00304AFA"/>
    <w:rsid w:val="00306CA8"/>
    <w:rsid w:val="00311113"/>
    <w:rsid w:val="003141A7"/>
    <w:rsid w:val="00314A01"/>
    <w:rsid w:val="00314A79"/>
    <w:rsid w:val="003150E4"/>
    <w:rsid w:val="00315FFD"/>
    <w:rsid w:val="00320AAA"/>
    <w:rsid w:val="003223C3"/>
    <w:rsid w:val="00327FE5"/>
    <w:rsid w:val="00341E2F"/>
    <w:rsid w:val="00344D31"/>
    <w:rsid w:val="00350C29"/>
    <w:rsid w:val="0035162D"/>
    <w:rsid w:val="003521B5"/>
    <w:rsid w:val="00352F63"/>
    <w:rsid w:val="0036468C"/>
    <w:rsid w:val="00366E12"/>
    <w:rsid w:val="00367AAD"/>
    <w:rsid w:val="00370B64"/>
    <w:rsid w:val="00371FCC"/>
    <w:rsid w:val="00372E4D"/>
    <w:rsid w:val="0037547D"/>
    <w:rsid w:val="00377307"/>
    <w:rsid w:val="00391234"/>
    <w:rsid w:val="00392580"/>
    <w:rsid w:val="003944AD"/>
    <w:rsid w:val="00396C2B"/>
    <w:rsid w:val="003A244A"/>
    <w:rsid w:val="003A3EFA"/>
    <w:rsid w:val="003A4157"/>
    <w:rsid w:val="003B6965"/>
    <w:rsid w:val="003C4E01"/>
    <w:rsid w:val="003C53FE"/>
    <w:rsid w:val="003C60F6"/>
    <w:rsid w:val="003C7047"/>
    <w:rsid w:val="003D24D1"/>
    <w:rsid w:val="003D2F85"/>
    <w:rsid w:val="003D524B"/>
    <w:rsid w:val="003E1C5E"/>
    <w:rsid w:val="003E40C3"/>
    <w:rsid w:val="003E43BE"/>
    <w:rsid w:val="003E48B9"/>
    <w:rsid w:val="003F0A39"/>
    <w:rsid w:val="003F1CDB"/>
    <w:rsid w:val="00400DF3"/>
    <w:rsid w:val="004015F1"/>
    <w:rsid w:val="00403E25"/>
    <w:rsid w:val="0040453A"/>
    <w:rsid w:val="0040555C"/>
    <w:rsid w:val="00406352"/>
    <w:rsid w:val="00410006"/>
    <w:rsid w:val="004110DA"/>
    <w:rsid w:val="0041134F"/>
    <w:rsid w:val="004126E8"/>
    <w:rsid w:val="00412C9E"/>
    <w:rsid w:val="0041469C"/>
    <w:rsid w:val="0041623B"/>
    <w:rsid w:val="00420A93"/>
    <w:rsid w:val="00424F19"/>
    <w:rsid w:val="00427548"/>
    <w:rsid w:val="00433BE9"/>
    <w:rsid w:val="00435698"/>
    <w:rsid w:val="00437AF9"/>
    <w:rsid w:val="004409E8"/>
    <w:rsid w:val="00442A55"/>
    <w:rsid w:val="00443470"/>
    <w:rsid w:val="00443CE7"/>
    <w:rsid w:val="00446EBB"/>
    <w:rsid w:val="004512AE"/>
    <w:rsid w:val="00454F34"/>
    <w:rsid w:val="004567DE"/>
    <w:rsid w:val="00472D3B"/>
    <w:rsid w:val="004748DD"/>
    <w:rsid w:val="00476CD1"/>
    <w:rsid w:val="00482D16"/>
    <w:rsid w:val="00483A8C"/>
    <w:rsid w:val="004866CE"/>
    <w:rsid w:val="004917EB"/>
    <w:rsid w:val="00492C92"/>
    <w:rsid w:val="0049458D"/>
    <w:rsid w:val="004951A5"/>
    <w:rsid w:val="00495BE3"/>
    <w:rsid w:val="004964BE"/>
    <w:rsid w:val="004A026F"/>
    <w:rsid w:val="004A61F7"/>
    <w:rsid w:val="004A6327"/>
    <w:rsid w:val="004B0311"/>
    <w:rsid w:val="004B0510"/>
    <w:rsid w:val="004B2DF2"/>
    <w:rsid w:val="004B5AE0"/>
    <w:rsid w:val="004B6C6C"/>
    <w:rsid w:val="004C1224"/>
    <w:rsid w:val="004C4D79"/>
    <w:rsid w:val="004C7280"/>
    <w:rsid w:val="004D1D69"/>
    <w:rsid w:val="004D43C3"/>
    <w:rsid w:val="004D50E3"/>
    <w:rsid w:val="004E25DE"/>
    <w:rsid w:val="004E3ACC"/>
    <w:rsid w:val="004E4C0F"/>
    <w:rsid w:val="004F3008"/>
    <w:rsid w:val="004F6673"/>
    <w:rsid w:val="005007DC"/>
    <w:rsid w:val="00500D95"/>
    <w:rsid w:val="00503E90"/>
    <w:rsid w:val="00503FF0"/>
    <w:rsid w:val="005106B8"/>
    <w:rsid w:val="00513594"/>
    <w:rsid w:val="005140A5"/>
    <w:rsid w:val="005174CE"/>
    <w:rsid w:val="00517F6D"/>
    <w:rsid w:val="00526108"/>
    <w:rsid w:val="00534625"/>
    <w:rsid w:val="00536EDE"/>
    <w:rsid w:val="0054358D"/>
    <w:rsid w:val="00545CD6"/>
    <w:rsid w:val="005468A9"/>
    <w:rsid w:val="005502E1"/>
    <w:rsid w:val="0055584C"/>
    <w:rsid w:val="00563429"/>
    <w:rsid w:val="00566241"/>
    <w:rsid w:val="005718E0"/>
    <w:rsid w:val="00573D0D"/>
    <w:rsid w:val="005816ED"/>
    <w:rsid w:val="00586390"/>
    <w:rsid w:val="00586406"/>
    <w:rsid w:val="005935F8"/>
    <w:rsid w:val="005962CB"/>
    <w:rsid w:val="005A0F97"/>
    <w:rsid w:val="005A11E5"/>
    <w:rsid w:val="005A1658"/>
    <w:rsid w:val="005A2308"/>
    <w:rsid w:val="005A488E"/>
    <w:rsid w:val="005A57F3"/>
    <w:rsid w:val="005A6A97"/>
    <w:rsid w:val="005B121D"/>
    <w:rsid w:val="005B722A"/>
    <w:rsid w:val="005B74A2"/>
    <w:rsid w:val="005C27B8"/>
    <w:rsid w:val="005D0345"/>
    <w:rsid w:val="005D1D47"/>
    <w:rsid w:val="005D4D20"/>
    <w:rsid w:val="005D74BA"/>
    <w:rsid w:val="005E0C02"/>
    <w:rsid w:val="005E3B88"/>
    <w:rsid w:val="005E51B8"/>
    <w:rsid w:val="005E5440"/>
    <w:rsid w:val="005F3B5F"/>
    <w:rsid w:val="0060016A"/>
    <w:rsid w:val="00600E1C"/>
    <w:rsid w:val="00601556"/>
    <w:rsid w:val="00602A4C"/>
    <w:rsid w:val="00604D10"/>
    <w:rsid w:val="00610F1F"/>
    <w:rsid w:val="006136F8"/>
    <w:rsid w:val="006142C2"/>
    <w:rsid w:val="00614DCA"/>
    <w:rsid w:val="00615097"/>
    <w:rsid w:val="00616852"/>
    <w:rsid w:val="006222CB"/>
    <w:rsid w:val="0062256E"/>
    <w:rsid w:val="0062396A"/>
    <w:rsid w:val="00632888"/>
    <w:rsid w:val="006352BD"/>
    <w:rsid w:val="006357F5"/>
    <w:rsid w:val="00642A99"/>
    <w:rsid w:val="00651625"/>
    <w:rsid w:val="006519AC"/>
    <w:rsid w:val="00654CFD"/>
    <w:rsid w:val="006551BE"/>
    <w:rsid w:val="00655792"/>
    <w:rsid w:val="00655B2F"/>
    <w:rsid w:val="00655C41"/>
    <w:rsid w:val="00661BF8"/>
    <w:rsid w:val="006704D1"/>
    <w:rsid w:val="006722A6"/>
    <w:rsid w:val="00674915"/>
    <w:rsid w:val="00675A6F"/>
    <w:rsid w:val="00677B4F"/>
    <w:rsid w:val="006904D6"/>
    <w:rsid w:val="00696345"/>
    <w:rsid w:val="0069680D"/>
    <w:rsid w:val="006A1D40"/>
    <w:rsid w:val="006A1E6C"/>
    <w:rsid w:val="006A5419"/>
    <w:rsid w:val="006A5559"/>
    <w:rsid w:val="006A5B6A"/>
    <w:rsid w:val="006A7DF4"/>
    <w:rsid w:val="006B0F3A"/>
    <w:rsid w:val="006B28EB"/>
    <w:rsid w:val="006B57B4"/>
    <w:rsid w:val="006C09F5"/>
    <w:rsid w:val="006C158F"/>
    <w:rsid w:val="006C4814"/>
    <w:rsid w:val="006C587D"/>
    <w:rsid w:val="006C7B36"/>
    <w:rsid w:val="006D1769"/>
    <w:rsid w:val="006D1810"/>
    <w:rsid w:val="006D49C5"/>
    <w:rsid w:val="006E156C"/>
    <w:rsid w:val="006E1E3B"/>
    <w:rsid w:val="006E2501"/>
    <w:rsid w:val="006E276D"/>
    <w:rsid w:val="006E5C3A"/>
    <w:rsid w:val="006F0770"/>
    <w:rsid w:val="006F21B8"/>
    <w:rsid w:val="006F29D6"/>
    <w:rsid w:val="00706ED6"/>
    <w:rsid w:val="007074F4"/>
    <w:rsid w:val="007078D9"/>
    <w:rsid w:val="00707C7C"/>
    <w:rsid w:val="00710578"/>
    <w:rsid w:val="0071267A"/>
    <w:rsid w:val="00714096"/>
    <w:rsid w:val="00717150"/>
    <w:rsid w:val="00720492"/>
    <w:rsid w:val="00723880"/>
    <w:rsid w:val="0072706A"/>
    <w:rsid w:val="00730CAF"/>
    <w:rsid w:val="007378AF"/>
    <w:rsid w:val="00740F9D"/>
    <w:rsid w:val="00741486"/>
    <w:rsid w:val="00741604"/>
    <w:rsid w:val="00742CD9"/>
    <w:rsid w:val="00750C41"/>
    <w:rsid w:val="007541A3"/>
    <w:rsid w:val="0075546B"/>
    <w:rsid w:val="00767E9F"/>
    <w:rsid w:val="00771981"/>
    <w:rsid w:val="00776C46"/>
    <w:rsid w:val="00780908"/>
    <w:rsid w:val="007853B4"/>
    <w:rsid w:val="00793CDB"/>
    <w:rsid w:val="007B333F"/>
    <w:rsid w:val="007B3D2C"/>
    <w:rsid w:val="007B7D15"/>
    <w:rsid w:val="007C082D"/>
    <w:rsid w:val="007C24DB"/>
    <w:rsid w:val="007C2CDE"/>
    <w:rsid w:val="007C6533"/>
    <w:rsid w:val="007C6FB8"/>
    <w:rsid w:val="007D244E"/>
    <w:rsid w:val="007D2901"/>
    <w:rsid w:val="007D6D6F"/>
    <w:rsid w:val="007D7763"/>
    <w:rsid w:val="007E0206"/>
    <w:rsid w:val="007E180B"/>
    <w:rsid w:val="007E1DE2"/>
    <w:rsid w:val="007E7990"/>
    <w:rsid w:val="007F0460"/>
    <w:rsid w:val="007F1200"/>
    <w:rsid w:val="007F1BAA"/>
    <w:rsid w:val="007F320E"/>
    <w:rsid w:val="007F4BCC"/>
    <w:rsid w:val="007F536C"/>
    <w:rsid w:val="00801188"/>
    <w:rsid w:val="00803CF5"/>
    <w:rsid w:val="0080461C"/>
    <w:rsid w:val="00806AA7"/>
    <w:rsid w:val="00807EC2"/>
    <w:rsid w:val="00811645"/>
    <w:rsid w:val="008117E5"/>
    <w:rsid w:val="0081626C"/>
    <w:rsid w:val="008178A2"/>
    <w:rsid w:val="008207E7"/>
    <w:rsid w:val="00822A2F"/>
    <w:rsid w:val="008230AD"/>
    <w:rsid w:val="0082492D"/>
    <w:rsid w:val="00832696"/>
    <w:rsid w:val="00835776"/>
    <w:rsid w:val="00843A91"/>
    <w:rsid w:val="00845273"/>
    <w:rsid w:val="00845E50"/>
    <w:rsid w:val="00850D8A"/>
    <w:rsid w:val="008621DF"/>
    <w:rsid w:val="00866352"/>
    <w:rsid w:val="0086751E"/>
    <w:rsid w:val="00867F8E"/>
    <w:rsid w:val="00870F2B"/>
    <w:rsid w:val="0087275D"/>
    <w:rsid w:val="00874DBD"/>
    <w:rsid w:val="00875236"/>
    <w:rsid w:val="00881372"/>
    <w:rsid w:val="0088165D"/>
    <w:rsid w:val="00881865"/>
    <w:rsid w:val="00884B26"/>
    <w:rsid w:val="008856E8"/>
    <w:rsid w:val="00885F2A"/>
    <w:rsid w:val="00890D6D"/>
    <w:rsid w:val="00892A9B"/>
    <w:rsid w:val="00893CAB"/>
    <w:rsid w:val="00895B34"/>
    <w:rsid w:val="008968E1"/>
    <w:rsid w:val="00896CF1"/>
    <w:rsid w:val="008A2BBD"/>
    <w:rsid w:val="008A3FAD"/>
    <w:rsid w:val="008A50DA"/>
    <w:rsid w:val="008A74DD"/>
    <w:rsid w:val="008B5FAA"/>
    <w:rsid w:val="008B6542"/>
    <w:rsid w:val="008B681F"/>
    <w:rsid w:val="008B6C4A"/>
    <w:rsid w:val="008B7B31"/>
    <w:rsid w:val="008C4509"/>
    <w:rsid w:val="008C65F2"/>
    <w:rsid w:val="008E0AE9"/>
    <w:rsid w:val="008E5639"/>
    <w:rsid w:val="008F1220"/>
    <w:rsid w:val="008F4386"/>
    <w:rsid w:val="00901479"/>
    <w:rsid w:val="00903535"/>
    <w:rsid w:val="0090601E"/>
    <w:rsid w:val="009071C7"/>
    <w:rsid w:val="00912441"/>
    <w:rsid w:val="00912A49"/>
    <w:rsid w:val="00913B93"/>
    <w:rsid w:val="00913BC8"/>
    <w:rsid w:val="00920052"/>
    <w:rsid w:val="00920FE9"/>
    <w:rsid w:val="00923BFE"/>
    <w:rsid w:val="0092753E"/>
    <w:rsid w:val="00930F89"/>
    <w:rsid w:val="0093580D"/>
    <w:rsid w:val="00937331"/>
    <w:rsid w:val="00940641"/>
    <w:rsid w:val="00941903"/>
    <w:rsid w:val="00942680"/>
    <w:rsid w:val="009514CE"/>
    <w:rsid w:val="0095202B"/>
    <w:rsid w:val="00952BF5"/>
    <w:rsid w:val="00953FDB"/>
    <w:rsid w:val="00961EF0"/>
    <w:rsid w:val="0096568B"/>
    <w:rsid w:val="009660F5"/>
    <w:rsid w:val="00966938"/>
    <w:rsid w:val="00966AFB"/>
    <w:rsid w:val="00981267"/>
    <w:rsid w:val="00981EDE"/>
    <w:rsid w:val="009844A1"/>
    <w:rsid w:val="009857F3"/>
    <w:rsid w:val="00992D3E"/>
    <w:rsid w:val="00997188"/>
    <w:rsid w:val="00997C0D"/>
    <w:rsid w:val="009A4D38"/>
    <w:rsid w:val="009A7AE1"/>
    <w:rsid w:val="009B15CF"/>
    <w:rsid w:val="009B2C37"/>
    <w:rsid w:val="009C74BF"/>
    <w:rsid w:val="009D0ED7"/>
    <w:rsid w:val="009D54DD"/>
    <w:rsid w:val="009E15FC"/>
    <w:rsid w:val="009E5CFC"/>
    <w:rsid w:val="00A00AC3"/>
    <w:rsid w:val="00A05EB4"/>
    <w:rsid w:val="00A10FD7"/>
    <w:rsid w:val="00A11EF9"/>
    <w:rsid w:val="00A2159C"/>
    <w:rsid w:val="00A22ED4"/>
    <w:rsid w:val="00A23CDC"/>
    <w:rsid w:val="00A24E54"/>
    <w:rsid w:val="00A25BA6"/>
    <w:rsid w:val="00A261F1"/>
    <w:rsid w:val="00A27D10"/>
    <w:rsid w:val="00A30248"/>
    <w:rsid w:val="00A31F88"/>
    <w:rsid w:val="00A32F9A"/>
    <w:rsid w:val="00A3370E"/>
    <w:rsid w:val="00A3394D"/>
    <w:rsid w:val="00A34359"/>
    <w:rsid w:val="00A36995"/>
    <w:rsid w:val="00A40E36"/>
    <w:rsid w:val="00A442D3"/>
    <w:rsid w:val="00A472E0"/>
    <w:rsid w:val="00A516CD"/>
    <w:rsid w:val="00A51A38"/>
    <w:rsid w:val="00A524D1"/>
    <w:rsid w:val="00A5293D"/>
    <w:rsid w:val="00A54D11"/>
    <w:rsid w:val="00A55161"/>
    <w:rsid w:val="00A57B27"/>
    <w:rsid w:val="00A63476"/>
    <w:rsid w:val="00A63E6C"/>
    <w:rsid w:val="00A663E9"/>
    <w:rsid w:val="00A72BF3"/>
    <w:rsid w:val="00A7331A"/>
    <w:rsid w:val="00A77649"/>
    <w:rsid w:val="00A80200"/>
    <w:rsid w:val="00A85A59"/>
    <w:rsid w:val="00A87655"/>
    <w:rsid w:val="00A94007"/>
    <w:rsid w:val="00A96BEC"/>
    <w:rsid w:val="00A96E41"/>
    <w:rsid w:val="00AA4DC0"/>
    <w:rsid w:val="00AA511B"/>
    <w:rsid w:val="00AA6948"/>
    <w:rsid w:val="00AB54AE"/>
    <w:rsid w:val="00AC0937"/>
    <w:rsid w:val="00AC0CE7"/>
    <w:rsid w:val="00AC2778"/>
    <w:rsid w:val="00AC3FE9"/>
    <w:rsid w:val="00AC5B0B"/>
    <w:rsid w:val="00AC6DBC"/>
    <w:rsid w:val="00AC78D0"/>
    <w:rsid w:val="00AD0B1C"/>
    <w:rsid w:val="00AE2F71"/>
    <w:rsid w:val="00AE31A5"/>
    <w:rsid w:val="00AE348B"/>
    <w:rsid w:val="00AE71F8"/>
    <w:rsid w:val="00AF3D29"/>
    <w:rsid w:val="00AF3E68"/>
    <w:rsid w:val="00AF4A76"/>
    <w:rsid w:val="00AF641F"/>
    <w:rsid w:val="00B073D1"/>
    <w:rsid w:val="00B109D0"/>
    <w:rsid w:val="00B11A8B"/>
    <w:rsid w:val="00B12656"/>
    <w:rsid w:val="00B12EEC"/>
    <w:rsid w:val="00B15C2A"/>
    <w:rsid w:val="00B17B5D"/>
    <w:rsid w:val="00B22083"/>
    <w:rsid w:val="00B26A01"/>
    <w:rsid w:val="00B321BB"/>
    <w:rsid w:val="00B40400"/>
    <w:rsid w:val="00B44767"/>
    <w:rsid w:val="00B479BC"/>
    <w:rsid w:val="00B5031C"/>
    <w:rsid w:val="00B53FE7"/>
    <w:rsid w:val="00B54647"/>
    <w:rsid w:val="00B56769"/>
    <w:rsid w:val="00B606E9"/>
    <w:rsid w:val="00B60B48"/>
    <w:rsid w:val="00B61F82"/>
    <w:rsid w:val="00B62221"/>
    <w:rsid w:val="00B625CA"/>
    <w:rsid w:val="00B65CDF"/>
    <w:rsid w:val="00B7188B"/>
    <w:rsid w:val="00B744EF"/>
    <w:rsid w:val="00B746A7"/>
    <w:rsid w:val="00B840C7"/>
    <w:rsid w:val="00B87049"/>
    <w:rsid w:val="00B870B4"/>
    <w:rsid w:val="00B918D7"/>
    <w:rsid w:val="00BA040A"/>
    <w:rsid w:val="00BA15FD"/>
    <w:rsid w:val="00BA3BB6"/>
    <w:rsid w:val="00BB3908"/>
    <w:rsid w:val="00BB42BA"/>
    <w:rsid w:val="00BB482C"/>
    <w:rsid w:val="00BB4B80"/>
    <w:rsid w:val="00BC01B7"/>
    <w:rsid w:val="00BC48E5"/>
    <w:rsid w:val="00BD06FC"/>
    <w:rsid w:val="00BD0A6D"/>
    <w:rsid w:val="00BD34E2"/>
    <w:rsid w:val="00BD513D"/>
    <w:rsid w:val="00BD5BDA"/>
    <w:rsid w:val="00BD6B4C"/>
    <w:rsid w:val="00BE5905"/>
    <w:rsid w:val="00BF49F8"/>
    <w:rsid w:val="00BF54C9"/>
    <w:rsid w:val="00C03193"/>
    <w:rsid w:val="00C0428C"/>
    <w:rsid w:val="00C070DC"/>
    <w:rsid w:val="00C1010C"/>
    <w:rsid w:val="00C10D14"/>
    <w:rsid w:val="00C13497"/>
    <w:rsid w:val="00C135FE"/>
    <w:rsid w:val="00C13B1E"/>
    <w:rsid w:val="00C179E1"/>
    <w:rsid w:val="00C2271F"/>
    <w:rsid w:val="00C2340A"/>
    <w:rsid w:val="00C23D8A"/>
    <w:rsid w:val="00C23E68"/>
    <w:rsid w:val="00C26782"/>
    <w:rsid w:val="00C32F67"/>
    <w:rsid w:val="00C34C70"/>
    <w:rsid w:val="00C4178A"/>
    <w:rsid w:val="00C43D81"/>
    <w:rsid w:val="00C45180"/>
    <w:rsid w:val="00C47754"/>
    <w:rsid w:val="00C5051C"/>
    <w:rsid w:val="00C51BDA"/>
    <w:rsid w:val="00C51CC1"/>
    <w:rsid w:val="00C5405B"/>
    <w:rsid w:val="00C54495"/>
    <w:rsid w:val="00C55FA0"/>
    <w:rsid w:val="00C56C3B"/>
    <w:rsid w:val="00C5726D"/>
    <w:rsid w:val="00C6229F"/>
    <w:rsid w:val="00C67D3B"/>
    <w:rsid w:val="00C73AB2"/>
    <w:rsid w:val="00C73C53"/>
    <w:rsid w:val="00C73D1F"/>
    <w:rsid w:val="00C7653A"/>
    <w:rsid w:val="00C83368"/>
    <w:rsid w:val="00C83697"/>
    <w:rsid w:val="00C86B82"/>
    <w:rsid w:val="00C901F8"/>
    <w:rsid w:val="00C92AA3"/>
    <w:rsid w:val="00C92DF9"/>
    <w:rsid w:val="00C940F2"/>
    <w:rsid w:val="00CA25FC"/>
    <w:rsid w:val="00CA4756"/>
    <w:rsid w:val="00CB3B51"/>
    <w:rsid w:val="00CB6D6A"/>
    <w:rsid w:val="00CC53F5"/>
    <w:rsid w:val="00CC7AA9"/>
    <w:rsid w:val="00CD524D"/>
    <w:rsid w:val="00CD5750"/>
    <w:rsid w:val="00CD5E65"/>
    <w:rsid w:val="00CD7E21"/>
    <w:rsid w:val="00CE7700"/>
    <w:rsid w:val="00CF174E"/>
    <w:rsid w:val="00CF4034"/>
    <w:rsid w:val="00D0099B"/>
    <w:rsid w:val="00D00F04"/>
    <w:rsid w:val="00D041B3"/>
    <w:rsid w:val="00D11F18"/>
    <w:rsid w:val="00D12F40"/>
    <w:rsid w:val="00D140F0"/>
    <w:rsid w:val="00D222F9"/>
    <w:rsid w:val="00D26172"/>
    <w:rsid w:val="00D37D4F"/>
    <w:rsid w:val="00D47A6A"/>
    <w:rsid w:val="00D56BF1"/>
    <w:rsid w:val="00D573DB"/>
    <w:rsid w:val="00D62113"/>
    <w:rsid w:val="00D63503"/>
    <w:rsid w:val="00D63C0B"/>
    <w:rsid w:val="00D64E80"/>
    <w:rsid w:val="00D667BF"/>
    <w:rsid w:val="00D6783B"/>
    <w:rsid w:val="00D67A7C"/>
    <w:rsid w:val="00D7367A"/>
    <w:rsid w:val="00D811E0"/>
    <w:rsid w:val="00D8232C"/>
    <w:rsid w:val="00D8763B"/>
    <w:rsid w:val="00DB20BF"/>
    <w:rsid w:val="00DB4DBF"/>
    <w:rsid w:val="00DB6B5B"/>
    <w:rsid w:val="00DC51E1"/>
    <w:rsid w:val="00DC60FF"/>
    <w:rsid w:val="00DC728E"/>
    <w:rsid w:val="00DD54EF"/>
    <w:rsid w:val="00DE079D"/>
    <w:rsid w:val="00DE2D71"/>
    <w:rsid w:val="00DE7EC2"/>
    <w:rsid w:val="00DF048B"/>
    <w:rsid w:val="00DF6F87"/>
    <w:rsid w:val="00E11C49"/>
    <w:rsid w:val="00E17452"/>
    <w:rsid w:val="00E21431"/>
    <w:rsid w:val="00E22413"/>
    <w:rsid w:val="00E22E1B"/>
    <w:rsid w:val="00E239F5"/>
    <w:rsid w:val="00E251C4"/>
    <w:rsid w:val="00E311FE"/>
    <w:rsid w:val="00E31AA8"/>
    <w:rsid w:val="00E359A4"/>
    <w:rsid w:val="00E37A3D"/>
    <w:rsid w:val="00E420DE"/>
    <w:rsid w:val="00E50940"/>
    <w:rsid w:val="00E5250C"/>
    <w:rsid w:val="00E546B5"/>
    <w:rsid w:val="00E56856"/>
    <w:rsid w:val="00E57EE2"/>
    <w:rsid w:val="00E6184C"/>
    <w:rsid w:val="00E63E95"/>
    <w:rsid w:val="00E753FA"/>
    <w:rsid w:val="00E769F8"/>
    <w:rsid w:val="00E868AE"/>
    <w:rsid w:val="00E90F6C"/>
    <w:rsid w:val="00E926B9"/>
    <w:rsid w:val="00E92FB5"/>
    <w:rsid w:val="00EA790B"/>
    <w:rsid w:val="00EB6B32"/>
    <w:rsid w:val="00EB7496"/>
    <w:rsid w:val="00EC08D6"/>
    <w:rsid w:val="00EC29E9"/>
    <w:rsid w:val="00EC38D6"/>
    <w:rsid w:val="00EC399A"/>
    <w:rsid w:val="00EC4EFE"/>
    <w:rsid w:val="00ED1C20"/>
    <w:rsid w:val="00ED55FF"/>
    <w:rsid w:val="00ED7F24"/>
    <w:rsid w:val="00ED7F49"/>
    <w:rsid w:val="00EE265C"/>
    <w:rsid w:val="00EE4133"/>
    <w:rsid w:val="00EE7E02"/>
    <w:rsid w:val="00EF0214"/>
    <w:rsid w:val="00EF2811"/>
    <w:rsid w:val="00EF29B6"/>
    <w:rsid w:val="00EF37DF"/>
    <w:rsid w:val="00EF4186"/>
    <w:rsid w:val="00EF522F"/>
    <w:rsid w:val="00F02F4A"/>
    <w:rsid w:val="00F03264"/>
    <w:rsid w:val="00F03FA2"/>
    <w:rsid w:val="00F05011"/>
    <w:rsid w:val="00F06603"/>
    <w:rsid w:val="00F06719"/>
    <w:rsid w:val="00F23EE7"/>
    <w:rsid w:val="00F27C06"/>
    <w:rsid w:val="00F360BA"/>
    <w:rsid w:val="00F36AFB"/>
    <w:rsid w:val="00F41267"/>
    <w:rsid w:val="00F4239B"/>
    <w:rsid w:val="00F43A15"/>
    <w:rsid w:val="00F45525"/>
    <w:rsid w:val="00F45AE1"/>
    <w:rsid w:val="00F5105C"/>
    <w:rsid w:val="00F51FAF"/>
    <w:rsid w:val="00F52945"/>
    <w:rsid w:val="00F532CE"/>
    <w:rsid w:val="00F54ACC"/>
    <w:rsid w:val="00F63783"/>
    <w:rsid w:val="00F7430F"/>
    <w:rsid w:val="00F77007"/>
    <w:rsid w:val="00F81C50"/>
    <w:rsid w:val="00F831EA"/>
    <w:rsid w:val="00F86893"/>
    <w:rsid w:val="00F92B87"/>
    <w:rsid w:val="00F92C2F"/>
    <w:rsid w:val="00F97442"/>
    <w:rsid w:val="00FA4A97"/>
    <w:rsid w:val="00FA7168"/>
    <w:rsid w:val="00FB0A7E"/>
    <w:rsid w:val="00FB7F1A"/>
    <w:rsid w:val="00FC1795"/>
    <w:rsid w:val="00FC3B10"/>
    <w:rsid w:val="00FC3CFB"/>
    <w:rsid w:val="00FC5081"/>
    <w:rsid w:val="00FC6919"/>
    <w:rsid w:val="00FD28BB"/>
    <w:rsid w:val="00FD297B"/>
    <w:rsid w:val="00FD7952"/>
    <w:rsid w:val="00FE1822"/>
    <w:rsid w:val="00FE2D67"/>
    <w:rsid w:val="00FE7B5C"/>
    <w:rsid w:val="00FF3F7F"/>
    <w:rsid w:val="00FF5408"/>
    <w:rsid w:val="00FF75F3"/>
    <w:rsid w:val="00FF792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7164"/>
  <w15:chartTrackingRefBased/>
  <w15:docId w15:val="{196D53A2-B545-4E9E-AD60-966EDFDFA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0DF3"/>
    <w:pPr>
      <w:spacing w:after="20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C73C53"/>
    <w:pPr>
      <w:keepNext/>
      <w:keepLines/>
      <w:numPr>
        <w:numId w:val="5"/>
      </w:numPr>
      <w:spacing w:before="240" w:after="240"/>
      <w:outlineLvl w:val="0"/>
    </w:pPr>
    <w:rPr>
      <w:rFonts w:eastAsiaTheme="majorEastAsia" w:cstheme="majorBidi"/>
      <w:b/>
      <w:sz w:val="32"/>
      <w:szCs w:val="32"/>
    </w:rPr>
  </w:style>
  <w:style w:type="paragraph" w:styleId="Heading2">
    <w:name w:val="heading 2"/>
    <w:basedOn w:val="Heading3"/>
    <w:next w:val="Normal"/>
    <w:link w:val="Heading2Char"/>
    <w:uiPriority w:val="9"/>
    <w:unhideWhenUsed/>
    <w:qFormat/>
    <w:rsid w:val="005B74A2"/>
    <w:pPr>
      <w:numPr>
        <w:ilvl w:val="1"/>
      </w:numPr>
      <w:outlineLvl w:val="1"/>
    </w:pPr>
    <w:rPr>
      <w:sz w:val="30"/>
    </w:rPr>
  </w:style>
  <w:style w:type="paragraph" w:styleId="Heading3">
    <w:name w:val="heading 3"/>
    <w:basedOn w:val="Normal"/>
    <w:next w:val="Normal"/>
    <w:link w:val="Heading3Char"/>
    <w:uiPriority w:val="9"/>
    <w:unhideWhenUsed/>
    <w:qFormat/>
    <w:rsid w:val="005B74A2"/>
    <w:pPr>
      <w:numPr>
        <w:ilvl w:val="2"/>
        <w:numId w:val="5"/>
      </w:numPr>
      <w:spacing w:before="240" w:after="160"/>
      <w:contextualSpacing/>
      <w:jc w:val="left"/>
      <w:outlineLvl w:val="2"/>
    </w:pPr>
    <w:rPr>
      <w:b/>
      <w:sz w:val="28"/>
      <w:szCs w:val="26"/>
    </w:rPr>
  </w:style>
  <w:style w:type="paragraph" w:styleId="Heading4">
    <w:name w:val="heading 4"/>
    <w:basedOn w:val="Heading3"/>
    <w:next w:val="Normal"/>
    <w:link w:val="Heading4Char"/>
    <w:uiPriority w:val="9"/>
    <w:unhideWhenUsed/>
    <w:qFormat/>
    <w:rsid w:val="00F02F4A"/>
    <w:pPr>
      <w:numPr>
        <w:ilvl w:val="3"/>
      </w:numPr>
      <w:spacing w:before="120" w:after="120"/>
      <w:outlineLvl w:val="3"/>
    </w:pPr>
    <w:rPr>
      <w:sz w:val="24"/>
    </w:rPr>
  </w:style>
  <w:style w:type="paragraph" w:styleId="Heading5">
    <w:name w:val="heading 5"/>
    <w:basedOn w:val="Normal"/>
    <w:next w:val="Normal"/>
    <w:link w:val="Heading5Char"/>
    <w:uiPriority w:val="9"/>
    <w:semiHidden/>
    <w:unhideWhenUsed/>
    <w:qFormat/>
    <w:rsid w:val="00C73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3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3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3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3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E4D"/>
    <w:rPr>
      <w:rFonts w:ascii="Arial" w:eastAsiaTheme="majorEastAsia" w:hAnsi="Arial" w:cstheme="majorBidi"/>
      <w:b/>
      <w:sz w:val="32"/>
      <w:szCs w:val="32"/>
    </w:rPr>
  </w:style>
  <w:style w:type="paragraph" w:customStyle="1" w:styleId="Ostalo">
    <w:name w:val="Ostalo"/>
    <w:basedOn w:val="Normal"/>
    <w:rsid w:val="00B62221"/>
    <w:pPr>
      <w:spacing w:after="120"/>
      <w:ind w:firstLine="0"/>
    </w:pPr>
    <w:rPr>
      <w:rFonts w:eastAsia="Times New Roman" w:cs="Arial"/>
      <w:b/>
      <w:szCs w:val="24"/>
    </w:rPr>
  </w:style>
  <w:style w:type="paragraph" w:customStyle="1" w:styleId="Naslovnica">
    <w:name w:val="Naslovnica"/>
    <w:basedOn w:val="Normal"/>
    <w:rsid w:val="00B62221"/>
    <w:pPr>
      <w:spacing w:after="120"/>
      <w:ind w:firstLine="284"/>
      <w:jc w:val="center"/>
    </w:pPr>
    <w:rPr>
      <w:rFonts w:eastAsia="Times New Roman" w:cs="Arial"/>
      <w:b/>
      <w:sz w:val="28"/>
      <w:szCs w:val="28"/>
    </w:rPr>
  </w:style>
  <w:style w:type="character" w:customStyle="1" w:styleId="Heading2Char">
    <w:name w:val="Heading 2 Char"/>
    <w:basedOn w:val="DefaultParagraphFont"/>
    <w:link w:val="Heading2"/>
    <w:uiPriority w:val="9"/>
    <w:rsid w:val="005B74A2"/>
    <w:rPr>
      <w:rFonts w:ascii="Arial" w:hAnsi="Arial"/>
      <w:b/>
      <w:sz w:val="30"/>
      <w:szCs w:val="26"/>
    </w:rPr>
  </w:style>
  <w:style w:type="paragraph" w:styleId="Title">
    <w:name w:val="Title"/>
    <w:basedOn w:val="Normal"/>
    <w:next w:val="Normal"/>
    <w:link w:val="TitleChar"/>
    <w:uiPriority w:val="10"/>
    <w:qFormat/>
    <w:rsid w:val="00B65CDF"/>
    <w:pPr>
      <w:spacing w:before="240" w:after="24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B65CDF"/>
    <w:rPr>
      <w:rFonts w:ascii="Arial" w:eastAsiaTheme="majorEastAsia" w:hAnsi="Arial" w:cstheme="majorBidi"/>
      <w:b/>
      <w:spacing w:val="-10"/>
      <w:kern w:val="28"/>
      <w:sz w:val="24"/>
      <w:szCs w:val="56"/>
    </w:rPr>
  </w:style>
  <w:style w:type="character" w:customStyle="1" w:styleId="Heading3Char">
    <w:name w:val="Heading 3 Char"/>
    <w:basedOn w:val="DefaultParagraphFont"/>
    <w:link w:val="Heading3"/>
    <w:uiPriority w:val="9"/>
    <w:rsid w:val="005B74A2"/>
    <w:rPr>
      <w:rFonts w:ascii="Arial" w:hAnsi="Arial"/>
      <w:b/>
      <w:sz w:val="28"/>
      <w:szCs w:val="26"/>
    </w:rPr>
  </w:style>
  <w:style w:type="character" w:customStyle="1" w:styleId="Heading4Char">
    <w:name w:val="Heading 4 Char"/>
    <w:basedOn w:val="DefaultParagraphFont"/>
    <w:link w:val="Heading4"/>
    <w:uiPriority w:val="9"/>
    <w:rsid w:val="00F02F4A"/>
    <w:rPr>
      <w:rFonts w:ascii="Arial" w:hAnsi="Arial"/>
      <w:b/>
      <w:sz w:val="24"/>
      <w:szCs w:val="26"/>
    </w:rPr>
  </w:style>
  <w:style w:type="paragraph" w:styleId="FootnoteText">
    <w:name w:val="footnote text"/>
    <w:basedOn w:val="Normal"/>
    <w:link w:val="FootnoteTextChar"/>
    <w:uiPriority w:val="99"/>
    <w:semiHidden/>
    <w:unhideWhenUsed/>
    <w:rsid w:val="00400D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DF3"/>
    <w:rPr>
      <w:rFonts w:ascii="Arial" w:hAnsi="Arial"/>
      <w:sz w:val="20"/>
      <w:szCs w:val="20"/>
    </w:rPr>
  </w:style>
  <w:style w:type="character" w:styleId="FootnoteReference">
    <w:name w:val="footnote reference"/>
    <w:basedOn w:val="DefaultParagraphFont"/>
    <w:uiPriority w:val="99"/>
    <w:semiHidden/>
    <w:unhideWhenUsed/>
    <w:rsid w:val="00400DF3"/>
    <w:rPr>
      <w:vertAlign w:val="superscript"/>
    </w:rPr>
  </w:style>
  <w:style w:type="character" w:styleId="Hyperlink">
    <w:name w:val="Hyperlink"/>
    <w:basedOn w:val="DefaultParagraphFont"/>
    <w:uiPriority w:val="99"/>
    <w:unhideWhenUsed/>
    <w:rsid w:val="00400DF3"/>
    <w:rPr>
      <w:color w:val="0563C1" w:themeColor="hyperlink"/>
      <w:u w:val="single"/>
    </w:rPr>
  </w:style>
  <w:style w:type="character" w:styleId="UnresolvedMention">
    <w:name w:val="Unresolved Mention"/>
    <w:basedOn w:val="DefaultParagraphFont"/>
    <w:uiPriority w:val="99"/>
    <w:semiHidden/>
    <w:unhideWhenUsed/>
    <w:rsid w:val="00400DF3"/>
    <w:rPr>
      <w:color w:val="605E5C"/>
      <w:shd w:val="clear" w:color="auto" w:fill="E1DFDD"/>
    </w:rPr>
  </w:style>
  <w:style w:type="paragraph" w:styleId="ListParagraph">
    <w:name w:val="List Paragraph"/>
    <w:basedOn w:val="Normal"/>
    <w:uiPriority w:val="34"/>
    <w:qFormat/>
    <w:rsid w:val="00F05011"/>
    <w:pPr>
      <w:ind w:left="720"/>
      <w:contextualSpacing/>
    </w:pPr>
  </w:style>
  <w:style w:type="paragraph" w:styleId="TOCHeading">
    <w:name w:val="TOC Heading"/>
    <w:basedOn w:val="Heading1"/>
    <w:next w:val="Normal"/>
    <w:uiPriority w:val="39"/>
    <w:unhideWhenUsed/>
    <w:qFormat/>
    <w:rsid w:val="00803CF5"/>
    <w:pPr>
      <w:spacing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D041B3"/>
    <w:pPr>
      <w:tabs>
        <w:tab w:val="left" w:pos="992"/>
        <w:tab w:val="right" w:leader="dot" w:pos="8777"/>
      </w:tabs>
      <w:spacing w:after="100"/>
      <w:ind w:left="567" w:firstLine="0"/>
      <w:pPrChange w:id="0" w:author="Kristijan Vrabec (kvrabec)" w:date="2018-12-09T19:41:00Z">
        <w:pPr>
          <w:tabs>
            <w:tab w:val="left" w:pos="1560"/>
            <w:tab w:val="right" w:leader="dot" w:pos="8777"/>
          </w:tabs>
          <w:spacing w:after="100" w:line="360" w:lineRule="auto"/>
          <w:ind w:firstLine="1134"/>
          <w:jc w:val="both"/>
        </w:pPr>
      </w:pPrChange>
    </w:pPr>
    <w:rPr>
      <w:rPrChange w:id="0" w:author="Kristijan Vrabec (kvrabec)" w:date="2018-12-09T19:41:00Z">
        <w:rPr>
          <w:rFonts w:ascii="Arial" w:eastAsiaTheme="minorHAnsi" w:hAnsi="Arial" w:cstheme="minorBidi"/>
          <w:sz w:val="24"/>
          <w:szCs w:val="22"/>
          <w:lang w:val="hr-HR" w:eastAsia="en-US" w:bidi="ar-SA"/>
        </w:rPr>
      </w:rPrChange>
    </w:rPr>
  </w:style>
  <w:style w:type="paragraph" w:styleId="TOC2">
    <w:name w:val="toc 2"/>
    <w:basedOn w:val="Normal"/>
    <w:next w:val="Normal"/>
    <w:autoRedefine/>
    <w:uiPriority w:val="39"/>
    <w:unhideWhenUsed/>
    <w:rsid w:val="00997C0D"/>
    <w:pPr>
      <w:tabs>
        <w:tab w:val="left" w:pos="1701"/>
        <w:tab w:val="right" w:leader="dot" w:pos="8777"/>
      </w:tabs>
      <w:spacing w:after="100"/>
      <w:ind w:left="567" w:firstLine="425"/>
      <w:pPrChange w:id="1" w:author="Kristijan Vrabec (kvrabec)" w:date="2018-12-09T19:46:00Z">
        <w:pPr>
          <w:tabs>
            <w:tab w:val="left" w:pos="1701"/>
            <w:tab w:val="right" w:leader="dot" w:pos="8777"/>
          </w:tabs>
          <w:spacing w:line="360" w:lineRule="auto"/>
          <w:ind w:left="238" w:firstLine="896"/>
          <w:jc w:val="both"/>
        </w:pPr>
      </w:pPrChange>
    </w:pPr>
    <w:rPr>
      <w:rPrChange w:id="1" w:author="Kristijan Vrabec (kvrabec)" w:date="2018-12-09T19:46:00Z">
        <w:rPr>
          <w:rFonts w:ascii="Arial" w:eastAsiaTheme="minorHAnsi" w:hAnsi="Arial" w:cstheme="minorBidi"/>
          <w:sz w:val="24"/>
          <w:szCs w:val="22"/>
          <w:lang w:val="hr-HR" w:eastAsia="en-US" w:bidi="ar-SA"/>
        </w:rPr>
      </w:rPrChange>
    </w:rPr>
  </w:style>
  <w:style w:type="paragraph" w:styleId="Header">
    <w:name w:val="header"/>
    <w:basedOn w:val="Normal"/>
    <w:link w:val="HeaderChar"/>
    <w:uiPriority w:val="99"/>
    <w:unhideWhenUsed/>
    <w:rsid w:val="00803CF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3CF5"/>
    <w:rPr>
      <w:rFonts w:ascii="Arial" w:hAnsi="Arial"/>
      <w:sz w:val="24"/>
    </w:rPr>
  </w:style>
  <w:style w:type="paragraph" w:styleId="Footer">
    <w:name w:val="footer"/>
    <w:basedOn w:val="Normal"/>
    <w:link w:val="FooterChar"/>
    <w:uiPriority w:val="99"/>
    <w:unhideWhenUsed/>
    <w:rsid w:val="00803CF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3CF5"/>
    <w:rPr>
      <w:rFonts w:ascii="Arial" w:hAnsi="Arial"/>
      <w:sz w:val="24"/>
    </w:rPr>
  </w:style>
  <w:style w:type="paragraph" w:styleId="Caption">
    <w:name w:val="caption"/>
    <w:basedOn w:val="Normal"/>
    <w:next w:val="Normal"/>
    <w:uiPriority w:val="35"/>
    <w:unhideWhenUsed/>
    <w:qFormat/>
    <w:rsid w:val="00366E12"/>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6E12"/>
    <w:pPr>
      <w:spacing w:after="0"/>
      <w:ind w:left="480" w:hanging="480"/>
      <w:jc w:val="left"/>
    </w:pPr>
    <w:rPr>
      <w:rFonts w:asciiTheme="minorHAnsi" w:hAnsiTheme="minorHAnsi" w:cstheme="minorHAnsi"/>
      <w:smallCaps/>
      <w:sz w:val="20"/>
      <w:szCs w:val="20"/>
    </w:rPr>
  </w:style>
  <w:style w:type="character" w:styleId="FollowedHyperlink">
    <w:name w:val="FollowedHyperlink"/>
    <w:basedOn w:val="DefaultParagraphFont"/>
    <w:uiPriority w:val="99"/>
    <w:semiHidden/>
    <w:unhideWhenUsed/>
    <w:rsid w:val="00302F4F"/>
    <w:rPr>
      <w:color w:val="954F72" w:themeColor="followedHyperlink"/>
      <w:u w:val="single"/>
    </w:rPr>
  </w:style>
  <w:style w:type="numbering" w:customStyle="1" w:styleId="Style1">
    <w:name w:val="Style1"/>
    <w:uiPriority w:val="99"/>
    <w:rsid w:val="009A4D38"/>
    <w:pPr>
      <w:numPr>
        <w:numId w:val="3"/>
      </w:numPr>
    </w:pPr>
  </w:style>
  <w:style w:type="paragraph" w:styleId="TOC3">
    <w:name w:val="toc 3"/>
    <w:basedOn w:val="Normal"/>
    <w:next w:val="Normal"/>
    <w:autoRedefine/>
    <w:uiPriority w:val="39"/>
    <w:unhideWhenUsed/>
    <w:rsid w:val="00D041B3"/>
    <w:pPr>
      <w:tabs>
        <w:tab w:val="left" w:pos="2268"/>
        <w:tab w:val="right" w:leader="dot" w:pos="8777"/>
      </w:tabs>
      <w:spacing w:after="100"/>
      <w:ind w:left="567" w:firstLine="851"/>
      <w:pPrChange w:id="2" w:author="Kristijan Vrabec (kvrabec)" w:date="2018-12-09T19:45:00Z">
        <w:pPr>
          <w:tabs>
            <w:tab w:val="left" w:pos="1843"/>
            <w:tab w:val="right" w:leader="dot" w:pos="8777"/>
          </w:tabs>
          <w:spacing w:after="100" w:line="360" w:lineRule="auto"/>
          <w:ind w:left="480" w:firstLine="709"/>
          <w:jc w:val="both"/>
        </w:pPr>
      </w:pPrChange>
    </w:pPr>
    <w:rPr>
      <w:rPrChange w:id="2" w:author="Kristijan Vrabec (kvrabec)" w:date="2018-12-09T19:45:00Z">
        <w:rPr>
          <w:rFonts w:ascii="Arial" w:eastAsiaTheme="minorHAnsi" w:hAnsi="Arial" w:cstheme="minorBidi"/>
          <w:sz w:val="24"/>
          <w:szCs w:val="22"/>
          <w:lang w:val="hr-HR" w:eastAsia="en-US" w:bidi="ar-SA"/>
        </w:rPr>
      </w:rPrChange>
    </w:rPr>
  </w:style>
  <w:style w:type="paragraph" w:styleId="NoSpacing">
    <w:name w:val="No Spacing"/>
    <w:uiPriority w:val="1"/>
    <w:qFormat/>
    <w:rsid w:val="00CF174E"/>
    <w:pPr>
      <w:spacing w:after="0" w:line="240" w:lineRule="auto"/>
      <w:jc w:val="center"/>
    </w:pPr>
    <w:rPr>
      <w:rFonts w:ascii="Arial" w:hAnsi="Arial"/>
      <w:sz w:val="24"/>
    </w:rPr>
  </w:style>
  <w:style w:type="character" w:customStyle="1" w:styleId="Heading5Char">
    <w:name w:val="Heading 5 Char"/>
    <w:basedOn w:val="DefaultParagraphFont"/>
    <w:link w:val="Heading5"/>
    <w:uiPriority w:val="9"/>
    <w:semiHidden/>
    <w:rsid w:val="00C73C5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73C5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73C5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73C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3C53"/>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D041B3"/>
    <w:pPr>
      <w:spacing w:after="100"/>
      <w:ind w:left="567" w:firstLine="1276"/>
      <w:pPrChange w:id="3" w:author="Kristijan Vrabec (kvrabec)" w:date="2018-12-09T19:36:00Z">
        <w:pPr>
          <w:spacing w:after="100" w:line="360" w:lineRule="auto"/>
          <w:ind w:left="720" w:firstLine="709"/>
          <w:jc w:val="both"/>
        </w:pPr>
      </w:pPrChange>
    </w:pPr>
    <w:rPr>
      <w:rPrChange w:id="3" w:author="Kristijan Vrabec (kvrabec)" w:date="2018-12-09T19:36:00Z">
        <w:rPr>
          <w:rFonts w:ascii="Arial" w:eastAsiaTheme="minorHAnsi" w:hAnsi="Arial" w:cstheme="minorBidi"/>
          <w:sz w:val="24"/>
          <w:szCs w:val="22"/>
          <w:lang w:val="hr-HR" w:eastAsia="en-US" w:bidi="ar-SA"/>
        </w:rPr>
      </w:rPrChange>
    </w:rPr>
  </w:style>
  <w:style w:type="character" w:styleId="PlaceholderText">
    <w:name w:val="Placeholder Text"/>
    <w:basedOn w:val="DefaultParagraphFont"/>
    <w:uiPriority w:val="99"/>
    <w:semiHidden/>
    <w:rsid w:val="00443CE7"/>
    <w:rPr>
      <w:color w:val="808080"/>
    </w:rPr>
  </w:style>
  <w:style w:type="paragraph" w:styleId="HTMLPreformatted">
    <w:name w:val="HTML Preformatted"/>
    <w:basedOn w:val="Normal"/>
    <w:link w:val="HTMLPreformattedChar"/>
    <w:uiPriority w:val="99"/>
    <w:semiHidden/>
    <w:unhideWhenUsed/>
    <w:rsid w:val="0088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881372"/>
    <w:rPr>
      <w:rFonts w:ascii="Courier New" w:eastAsia="Times New Roman" w:hAnsi="Courier New" w:cs="Courier New"/>
      <w:sz w:val="20"/>
      <w:szCs w:val="20"/>
      <w:lang w:eastAsia="hr-HR"/>
    </w:rPr>
  </w:style>
  <w:style w:type="character" w:customStyle="1" w:styleId="pln">
    <w:name w:val="pln"/>
    <w:basedOn w:val="DefaultParagraphFont"/>
    <w:rsid w:val="00881372"/>
  </w:style>
  <w:style w:type="character" w:customStyle="1" w:styleId="pun">
    <w:name w:val="pun"/>
    <w:basedOn w:val="DefaultParagraphFont"/>
    <w:rsid w:val="00881372"/>
  </w:style>
  <w:style w:type="table" w:styleId="TableGrid">
    <w:name w:val="Table Grid"/>
    <w:basedOn w:val="TableNormal"/>
    <w:uiPriority w:val="39"/>
    <w:rsid w:val="00742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742CD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ljs-attr">
    <w:name w:val="hljs-attr"/>
    <w:basedOn w:val="DefaultParagraphFont"/>
    <w:rsid w:val="00D140F0"/>
  </w:style>
  <w:style w:type="character" w:customStyle="1" w:styleId="hljs-string">
    <w:name w:val="hljs-string"/>
    <w:basedOn w:val="DefaultParagraphFont"/>
    <w:rsid w:val="00D140F0"/>
  </w:style>
  <w:style w:type="character" w:customStyle="1" w:styleId="hljs-number">
    <w:name w:val="hljs-number"/>
    <w:basedOn w:val="DefaultParagraphFont"/>
    <w:rsid w:val="00D140F0"/>
  </w:style>
  <w:style w:type="paragraph" w:styleId="BalloonText">
    <w:name w:val="Balloon Text"/>
    <w:basedOn w:val="Normal"/>
    <w:link w:val="BalloonTextChar"/>
    <w:uiPriority w:val="99"/>
    <w:semiHidden/>
    <w:unhideWhenUsed/>
    <w:rsid w:val="00C417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78A"/>
    <w:rPr>
      <w:rFonts w:ascii="Segoe UI" w:hAnsi="Segoe UI" w:cs="Segoe UI"/>
      <w:sz w:val="18"/>
      <w:szCs w:val="18"/>
    </w:rPr>
  </w:style>
  <w:style w:type="paragraph" w:styleId="TOC5">
    <w:name w:val="toc 5"/>
    <w:basedOn w:val="Normal"/>
    <w:next w:val="Normal"/>
    <w:autoRedefine/>
    <w:uiPriority w:val="39"/>
    <w:semiHidden/>
    <w:unhideWhenUsed/>
    <w:rsid w:val="00D041B3"/>
    <w:pPr>
      <w:spacing w:after="100"/>
      <w:ind w:left="958" w:firstLine="0"/>
      <w:pPrChange w:id="4" w:author="Kristijan Vrabec (kvrabec)" w:date="2018-12-09T19:37:00Z">
        <w:pPr>
          <w:spacing w:after="100" w:line="360" w:lineRule="auto"/>
          <w:ind w:left="960" w:firstLine="709"/>
          <w:jc w:val="both"/>
        </w:pPr>
      </w:pPrChange>
    </w:pPr>
    <w:rPr>
      <w:rPrChange w:id="4" w:author="Kristijan Vrabec (kvrabec)" w:date="2018-12-09T19:37:00Z">
        <w:rPr>
          <w:rFonts w:ascii="Arial" w:eastAsiaTheme="minorHAnsi" w:hAnsi="Arial" w:cstheme="minorBidi"/>
          <w:sz w:val="24"/>
          <w:szCs w:val="22"/>
          <w:lang w:val="hr-HR" w:eastAsia="en-US" w:bidi="ar-SA"/>
        </w:rPr>
      </w:rPrChange>
    </w:rPr>
  </w:style>
  <w:style w:type="paragraph" w:styleId="TOC6">
    <w:name w:val="toc 6"/>
    <w:basedOn w:val="Normal"/>
    <w:next w:val="Normal"/>
    <w:autoRedefine/>
    <w:uiPriority w:val="39"/>
    <w:semiHidden/>
    <w:unhideWhenUsed/>
    <w:rsid w:val="00D041B3"/>
    <w:pPr>
      <w:spacing w:after="100"/>
      <w:ind w:left="567" w:firstLine="142"/>
      <w:pPrChange w:id="5" w:author="Kristijan Vrabec (kvrabec)" w:date="2018-12-09T19:37:00Z">
        <w:pPr>
          <w:spacing w:after="100" w:line="360" w:lineRule="auto"/>
          <w:ind w:left="1200" w:firstLine="709"/>
          <w:jc w:val="both"/>
        </w:pPr>
      </w:pPrChange>
    </w:pPr>
    <w:rPr>
      <w:rPrChange w:id="5" w:author="Kristijan Vrabec (kvrabec)" w:date="2018-12-09T19:37:00Z">
        <w:rPr>
          <w:rFonts w:ascii="Arial" w:eastAsiaTheme="minorHAnsi" w:hAnsi="Arial" w:cstheme="minorBidi"/>
          <w:sz w:val="24"/>
          <w:szCs w:val="22"/>
          <w:lang w:val="hr-HR"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34400">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131868718">
      <w:bodyDiv w:val="1"/>
      <w:marLeft w:val="0"/>
      <w:marRight w:val="0"/>
      <w:marTop w:val="0"/>
      <w:marBottom w:val="0"/>
      <w:divBdr>
        <w:top w:val="none" w:sz="0" w:space="0" w:color="auto"/>
        <w:left w:val="none" w:sz="0" w:space="0" w:color="auto"/>
        <w:bottom w:val="none" w:sz="0" w:space="0" w:color="auto"/>
        <w:right w:val="none" w:sz="0" w:space="0" w:color="auto"/>
      </w:divBdr>
    </w:div>
    <w:div w:id="362360989">
      <w:bodyDiv w:val="1"/>
      <w:marLeft w:val="0"/>
      <w:marRight w:val="0"/>
      <w:marTop w:val="0"/>
      <w:marBottom w:val="0"/>
      <w:divBdr>
        <w:top w:val="none" w:sz="0" w:space="0" w:color="auto"/>
        <w:left w:val="none" w:sz="0" w:space="0" w:color="auto"/>
        <w:bottom w:val="none" w:sz="0" w:space="0" w:color="auto"/>
        <w:right w:val="none" w:sz="0" w:space="0" w:color="auto"/>
      </w:divBdr>
    </w:div>
    <w:div w:id="450322440">
      <w:bodyDiv w:val="1"/>
      <w:marLeft w:val="0"/>
      <w:marRight w:val="0"/>
      <w:marTop w:val="0"/>
      <w:marBottom w:val="0"/>
      <w:divBdr>
        <w:top w:val="none" w:sz="0" w:space="0" w:color="auto"/>
        <w:left w:val="none" w:sz="0" w:space="0" w:color="auto"/>
        <w:bottom w:val="none" w:sz="0" w:space="0" w:color="auto"/>
        <w:right w:val="none" w:sz="0" w:space="0" w:color="auto"/>
      </w:divBdr>
    </w:div>
    <w:div w:id="450906384">
      <w:bodyDiv w:val="1"/>
      <w:marLeft w:val="0"/>
      <w:marRight w:val="0"/>
      <w:marTop w:val="0"/>
      <w:marBottom w:val="0"/>
      <w:divBdr>
        <w:top w:val="none" w:sz="0" w:space="0" w:color="auto"/>
        <w:left w:val="none" w:sz="0" w:space="0" w:color="auto"/>
        <w:bottom w:val="none" w:sz="0" w:space="0" w:color="auto"/>
        <w:right w:val="none" w:sz="0" w:space="0" w:color="auto"/>
      </w:divBdr>
    </w:div>
    <w:div w:id="468934917">
      <w:bodyDiv w:val="1"/>
      <w:marLeft w:val="0"/>
      <w:marRight w:val="0"/>
      <w:marTop w:val="0"/>
      <w:marBottom w:val="0"/>
      <w:divBdr>
        <w:top w:val="none" w:sz="0" w:space="0" w:color="auto"/>
        <w:left w:val="none" w:sz="0" w:space="0" w:color="auto"/>
        <w:bottom w:val="none" w:sz="0" w:space="0" w:color="auto"/>
        <w:right w:val="none" w:sz="0" w:space="0" w:color="auto"/>
      </w:divBdr>
    </w:div>
    <w:div w:id="516775282">
      <w:bodyDiv w:val="1"/>
      <w:marLeft w:val="0"/>
      <w:marRight w:val="0"/>
      <w:marTop w:val="0"/>
      <w:marBottom w:val="0"/>
      <w:divBdr>
        <w:top w:val="none" w:sz="0" w:space="0" w:color="auto"/>
        <w:left w:val="none" w:sz="0" w:space="0" w:color="auto"/>
        <w:bottom w:val="none" w:sz="0" w:space="0" w:color="auto"/>
        <w:right w:val="none" w:sz="0" w:space="0" w:color="auto"/>
      </w:divBdr>
    </w:div>
    <w:div w:id="530803156">
      <w:bodyDiv w:val="1"/>
      <w:marLeft w:val="0"/>
      <w:marRight w:val="0"/>
      <w:marTop w:val="0"/>
      <w:marBottom w:val="0"/>
      <w:divBdr>
        <w:top w:val="none" w:sz="0" w:space="0" w:color="auto"/>
        <w:left w:val="none" w:sz="0" w:space="0" w:color="auto"/>
        <w:bottom w:val="none" w:sz="0" w:space="0" w:color="auto"/>
        <w:right w:val="none" w:sz="0" w:space="0" w:color="auto"/>
      </w:divBdr>
    </w:div>
    <w:div w:id="579219263">
      <w:bodyDiv w:val="1"/>
      <w:marLeft w:val="0"/>
      <w:marRight w:val="0"/>
      <w:marTop w:val="0"/>
      <w:marBottom w:val="0"/>
      <w:divBdr>
        <w:top w:val="none" w:sz="0" w:space="0" w:color="auto"/>
        <w:left w:val="none" w:sz="0" w:space="0" w:color="auto"/>
        <w:bottom w:val="none" w:sz="0" w:space="0" w:color="auto"/>
        <w:right w:val="none" w:sz="0" w:space="0" w:color="auto"/>
      </w:divBdr>
    </w:div>
    <w:div w:id="596913443">
      <w:bodyDiv w:val="1"/>
      <w:marLeft w:val="0"/>
      <w:marRight w:val="0"/>
      <w:marTop w:val="0"/>
      <w:marBottom w:val="0"/>
      <w:divBdr>
        <w:top w:val="none" w:sz="0" w:space="0" w:color="auto"/>
        <w:left w:val="none" w:sz="0" w:space="0" w:color="auto"/>
        <w:bottom w:val="none" w:sz="0" w:space="0" w:color="auto"/>
        <w:right w:val="none" w:sz="0" w:space="0" w:color="auto"/>
      </w:divBdr>
    </w:div>
    <w:div w:id="657225129">
      <w:bodyDiv w:val="1"/>
      <w:marLeft w:val="0"/>
      <w:marRight w:val="0"/>
      <w:marTop w:val="0"/>
      <w:marBottom w:val="0"/>
      <w:divBdr>
        <w:top w:val="none" w:sz="0" w:space="0" w:color="auto"/>
        <w:left w:val="none" w:sz="0" w:space="0" w:color="auto"/>
        <w:bottom w:val="none" w:sz="0" w:space="0" w:color="auto"/>
        <w:right w:val="none" w:sz="0" w:space="0" w:color="auto"/>
      </w:divBdr>
    </w:div>
    <w:div w:id="752319374">
      <w:bodyDiv w:val="1"/>
      <w:marLeft w:val="0"/>
      <w:marRight w:val="0"/>
      <w:marTop w:val="0"/>
      <w:marBottom w:val="0"/>
      <w:divBdr>
        <w:top w:val="none" w:sz="0" w:space="0" w:color="auto"/>
        <w:left w:val="none" w:sz="0" w:space="0" w:color="auto"/>
        <w:bottom w:val="none" w:sz="0" w:space="0" w:color="auto"/>
        <w:right w:val="none" w:sz="0" w:space="0" w:color="auto"/>
      </w:divBdr>
    </w:div>
    <w:div w:id="792602552">
      <w:bodyDiv w:val="1"/>
      <w:marLeft w:val="0"/>
      <w:marRight w:val="0"/>
      <w:marTop w:val="0"/>
      <w:marBottom w:val="0"/>
      <w:divBdr>
        <w:top w:val="none" w:sz="0" w:space="0" w:color="auto"/>
        <w:left w:val="none" w:sz="0" w:space="0" w:color="auto"/>
        <w:bottom w:val="none" w:sz="0" w:space="0" w:color="auto"/>
        <w:right w:val="none" w:sz="0" w:space="0" w:color="auto"/>
      </w:divBdr>
    </w:div>
    <w:div w:id="1066806461">
      <w:bodyDiv w:val="1"/>
      <w:marLeft w:val="0"/>
      <w:marRight w:val="0"/>
      <w:marTop w:val="0"/>
      <w:marBottom w:val="0"/>
      <w:divBdr>
        <w:top w:val="none" w:sz="0" w:space="0" w:color="auto"/>
        <w:left w:val="none" w:sz="0" w:space="0" w:color="auto"/>
        <w:bottom w:val="none" w:sz="0" w:space="0" w:color="auto"/>
        <w:right w:val="none" w:sz="0" w:space="0" w:color="auto"/>
      </w:divBdr>
    </w:div>
    <w:div w:id="1080909698">
      <w:bodyDiv w:val="1"/>
      <w:marLeft w:val="0"/>
      <w:marRight w:val="0"/>
      <w:marTop w:val="0"/>
      <w:marBottom w:val="0"/>
      <w:divBdr>
        <w:top w:val="none" w:sz="0" w:space="0" w:color="auto"/>
        <w:left w:val="none" w:sz="0" w:space="0" w:color="auto"/>
        <w:bottom w:val="none" w:sz="0" w:space="0" w:color="auto"/>
        <w:right w:val="none" w:sz="0" w:space="0" w:color="auto"/>
      </w:divBdr>
    </w:div>
    <w:div w:id="1131553088">
      <w:bodyDiv w:val="1"/>
      <w:marLeft w:val="0"/>
      <w:marRight w:val="0"/>
      <w:marTop w:val="0"/>
      <w:marBottom w:val="0"/>
      <w:divBdr>
        <w:top w:val="none" w:sz="0" w:space="0" w:color="auto"/>
        <w:left w:val="none" w:sz="0" w:space="0" w:color="auto"/>
        <w:bottom w:val="none" w:sz="0" w:space="0" w:color="auto"/>
        <w:right w:val="none" w:sz="0" w:space="0" w:color="auto"/>
      </w:divBdr>
    </w:div>
    <w:div w:id="1155992556">
      <w:bodyDiv w:val="1"/>
      <w:marLeft w:val="0"/>
      <w:marRight w:val="0"/>
      <w:marTop w:val="0"/>
      <w:marBottom w:val="0"/>
      <w:divBdr>
        <w:top w:val="none" w:sz="0" w:space="0" w:color="auto"/>
        <w:left w:val="none" w:sz="0" w:space="0" w:color="auto"/>
        <w:bottom w:val="none" w:sz="0" w:space="0" w:color="auto"/>
        <w:right w:val="none" w:sz="0" w:space="0" w:color="auto"/>
      </w:divBdr>
    </w:div>
    <w:div w:id="1171483492">
      <w:bodyDiv w:val="1"/>
      <w:marLeft w:val="0"/>
      <w:marRight w:val="0"/>
      <w:marTop w:val="0"/>
      <w:marBottom w:val="0"/>
      <w:divBdr>
        <w:top w:val="none" w:sz="0" w:space="0" w:color="auto"/>
        <w:left w:val="none" w:sz="0" w:space="0" w:color="auto"/>
        <w:bottom w:val="none" w:sz="0" w:space="0" w:color="auto"/>
        <w:right w:val="none" w:sz="0" w:space="0" w:color="auto"/>
      </w:divBdr>
    </w:div>
    <w:div w:id="1310207219">
      <w:bodyDiv w:val="1"/>
      <w:marLeft w:val="0"/>
      <w:marRight w:val="0"/>
      <w:marTop w:val="0"/>
      <w:marBottom w:val="0"/>
      <w:divBdr>
        <w:top w:val="none" w:sz="0" w:space="0" w:color="auto"/>
        <w:left w:val="none" w:sz="0" w:space="0" w:color="auto"/>
        <w:bottom w:val="none" w:sz="0" w:space="0" w:color="auto"/>
        <w:right w:val="none" w:sz="0" w:space="0" w:color="auto"/>
      </w:divBdr>
    </w:div>
    <w:div w:id="1316102873">
      <w:bodyDiv w:val="1"/>
      <w:marLeft w:val="0"/>
      <w:marRight w:val="0"/>
      <w:marTop w:val="0"/>
      <w:marBottom w:val="0"/>
      <w:divBdr>
        <w:top w:val="none" w:sz="0" w:space="0" w:color="auto"/>
        <w:left w:val="none" w:sz="0" w:space="0" w:color="auto"/>
        <w:bottom w:val="none" w:sz="0" w:space="0" w:color="auto"/>
        <w:right w:val="none" w:sz="0" w:space="0" w:color="auto"/>
      </w:divBdr>
    </w:div>
    <w:div w:id="1356425546">
      <w:bodyDiv w:val="1"/>
      <w:marLeft w:val="0"/>
      <w:marRight w:val="0"/>
      <w:marTop w:val="0"/>
      <w:marBottom w:val="0"/>
      <w:divBdr>
        <w:top w:val="none" w:sz="0" w:space="0" w:color="auto"/>
        <w:left w:val="none" w:sz="0" w:space="0" w:color="auto"/>
        <w:bottom w:val="none" w:sz="0" w:space="0" w:color="auto"/>
        <w:right w:val="none" w:sz="0" w:space="0" w:color="auto"/>
      </w:divBdr>
    </w:div>
    <w:div w:id="1426028587">
      <w:bodyDiv w:val="1"/>
      <w:marLeft w:val="0"/>
      <w:marRight w:val="0"/>
      <w:marTop w:val="0"/>
      <w:marBottom w:val="0"/>
      <w:divBdr>
        <w:top w:val="none" w:sz="0" w:space="0" w:color="auto"/>
        <w:left w:val="none" w:sz="0" w:space="0" w:color="auto"/>
        <w:bottom w:val="none" w:sz="0" w:space="0" w:color="auto"/>
        <w:right w:val="none" w:sz="0" w:space="0" w:color="auto"/>
      </w:divBdr>
    </w:div>
    <w:div w:id="1436368115">
      <w:bodyDiv w:val="1"/>
      <w:marLeft w:val="0"/>
      <w:marRight w:val="0"/>
      <w:marTop w:val="0"/>
      <w:marBottom w:val="0"/>
      <w:divBdr>
        <w:top w:val="none" w:sz="0" w:space="0" w:color="auto"/>
        <w:left w:val="none" w:sz="0" w:space="0" w:color="auto"/>
        <w:bottom w:val="none" w:sz="0" w:space="0" w:color="auto"/>
        <w:right w:val="none" w:sz="0" w:space="0" w:color="auto"/>
      </w:divBdr>
    </w:div>
    <w:div w:id="1585214629">
      <w:bodyDiv w:val="1"/>
      <w:marLeft w:val="0"/>
      <w:marRight w:val="0"/>
      <w:marTop w:val="0"/>
      <w:marBottom w:val="0"/>
      <w:divBdr>
        <w:top w:val="none" w:sz="0" w:space="0" w:color="auto"/>
        <w:left w:val="none" w:sz="0" w:space="0" w:color="auto"/>
        <w:bottom w:val="none" w:sz="0" w:space="0" w:color="auto"/>
        <w:right w:val="none" w:sz="0" w:space="0" w:color="auto"/>
      </w:divBdr>
    </w:div>
    <w:div w:id="1602715026">
      <w:bodyDiv w:val="1"/>
      <w:marLeft w:val="0"/>
      <w:marRight w:val="0"/>
      <w:marTop w:val="0"/>
      <w:marBottom w:val="0"/>
      <w:divBdr>
        <w:top w:val="none" w:sz="0" w:space="0" w:color="auto"/>
        <w:left w:val="none" w:sz="0" w:space="0" w:color="auto"/>
        <w:bottom w:val="none" w:sz="0" w:space="0" w:color="auto"/>
        <w:right w:val="none" w:sz="0" w:space="0" w:color="auto"/>
      </w:divBdr>
    </w:div>
    <w:div w:id="1677347342">
      <w:bodyDiv w:val="1"/>
      <w:marLeft w:val="0"/>
      <w:marRight w:val="0"/>
      <w:marTop w:val="0"/>
      <w:marBottom w:val="0"/>
      <w:divBdr>
        <w:top w:val="none" w:sz="0" w:space="0" w:color="auto"/>
        <w:left w:val="none" w:sz="0" w:space="0" w:color="auto"/>
        <w:bottom w:val="none" w:sz="0" w:space="0" w:color="auto"/>
        <w:right w:val="none" w:sz="0" w:space="0" w:color="auto"/>
      </w:divBdr>
    </w:div>
    <w:div w:id="1747877842">
      <w:bodyDiv w:val="1"/>
      <w:marLeft w:val="0"/>
      <w:marRight w:val="0"/>
      <w:marTop w:val="0"/>
      <w:marBottom w:val="0"/>
      <w:divBdr>
        <w:top w:val="none" w:sz="0" w:space="0" w:color="auto"/>
        <w:left w:val="none" w:sz="0" w:space="0" w:color="auto"/>
        <w:bottom w:val="none" w:sz="0" w:space="0" w:color="auto"/>
        <w:right w:val="none" w:sz="0" w:space="0" w:color="auto"/>
      </w:divBdr>
    </w:div>
    <w:div w:id="1822849604">
      <w:bodyDiv w:val="1"/>
      <w:marLeft w:val="0"/>
      <w:marRight w:val="0"/>
      <w:marTop w:val="0"/>
      <w:marBottom w:val="0"/>
      <w:divBdr>
        <w:top w:val="none" w:sz="0" w:space="0" w:color="auto"/>
        <w:left w:val="none" w:sz="0" w:space="0" w:color="auto"/>
        <w:bottom w:val="none" w:sz="0" w:space="0" w:color="auto"/>
        <w:right w:val="none" w:sz="0" w:space="0" w:color="auto"/>
      </w:divBdr>
    </w:div>
    <w:div w:id="1830055881">
      <w:bodyDiv w:val="1"/>
      <w:marLeft w:val="0"/>
      <w:marRight w:val="0"/>
      <w:marTop w:val="0"/>
      <w:marBottom w:val="0"/>
      <w:divBdr>
        <w:top w:val="none" w:sz="0" w:space="0" w:color="auto"/>
        <w:left w:val="none" w:sz="0" w:space="0" w:color="auto"/>
        <w:bottom w:val="none" w:sz="0" w:space="0" w:color="auto"/>
        <w:right w:val="none" w:sz="0" w:space="0" w:color="auto"/>
      </w:divBdr>
    </w:div>
    <w:div w:id="1961258229">
      <w:bodyDiv w:val="1"/>
      <w:marLeft w:val="0"/>
      <w:marRight w:val="0"/>
      <w:marTop w:val="0"/>
      <w:marBottom w:val="0"/>
      <w:divBdr>
        <w:top w:val="none" w:sz="0" w:space="0" w:color="auto"/>
        <w:left w:val="none" w:sz="0" w:space="0" w:color="auto"/>
        <w:bottom w:val="none" w:sz="0" w:space="0" w:color="auto"/>
        <w:right w:val="none" w:sz="0" w:space="0" w:color="auto"/>
      </w:divBdr>
    </w:div>
    <w:div w:id="1965689738">
      <w:bodyDiv w:val="1"/>
      <w:marLeft w:val="0"/>
      <w:marRight w:val="0"/>
      <w:marTop w:val="0"/>
      <w:marBottom w:val="0"/>
      <w:divBdr>
        <w:top w:val="none" w:sz="0" w:space="0" w:color="auto"/>
        <w:left w:val="none" w:sz="0" w:space="0" w:color="auto"/>
        <w:bottom w:val="none" w:sz="0" w:space="0" w:color="auto"/>
        <w:right w:val="none" w:sz="0" w:space="0" w:color="auto"/>
      </w:divBdr>
    </w:div>
    <w:div w:id="2112779809">
      <w:bodyDiv w:val="1"/>
      <w:marLeft w:val="0"/>
      <w:marRight w:val="0"/>
      <w:marTop w:val="0"/>
      <w:marBottom w:val="0"/>
      <w:divBdr>
        <w:top w:val="none" w:sz="0" w:space="0" w:color="auto"/>
        <w:left w:val="none" w:sz="0" w:space="0" w:color="auto"/>
        <w:bottom w:val="none" w:sz="0" w:space="0" w:color="auto"/>
        <w:right w:val="none" w:sz="0" w:space="0" w:color="auto"/>
      </w:divBdr>
    </w:div>
    <w:div w:id="214003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package" Target="embeddings/Microsoft_Word_Document4.docx"/><Relationship Id="rId47" Type="http://schemas.openxmlformats.org/officeDocument/2006/relationships/image" Target="media/image30.emf"/><Relationship Id="rId63" Type="http://schemas.openxmlformats.org/officeDocument/2006/relationships/image" Target="media/image39.emf"/><Relationship Id="rId68"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demo.caffe.berkeleyvision.org/" TargetMode="External"/><Relationship Id="rId32" Type="http://schemas.openxmlformats.org/officeDocument/2006/relationships/oleObject" Target="embeddings/oleObject1.bin"/><Relationship Id="rId37" Type="http://schemas.openxmlformats.org/officeDocument/2006/relationships/image" Target="media/image25.emf"/><Relationship Id="rId40" Type="http://schemas.openxmlformats.org/officeDocument/2006/relationships/package" Target="embeddings/Microsoft_Word_Document3.docx"/><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package" Target="embeddings/Microsoft_Word_Document12.docx"/><Relationship Id="rId66" Type="http://schemas.openxmlformats.org/officeDocument/2006/relationships/package" Target="embeddings/Microsoft_Word_Document15.docx"/><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4.docx"/><Relationship Id="rId69"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32.emf"/><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emf"/><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package" Target="embeddings/Microsoft_Word_Document10.docx"/><Relationship Id="rId62" Type="http://schemas.openxmlformats.org/officeDocument/2006/relationships/image" Target="media/image38.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Word_Document1.docx"/><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0.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emf"/><Relationship Id="rId34" Type="http://schemas.openxmlformats.org/officeDocument/2006/relationships/package" Target="embeddings/Microsoft_Word_Document.docx"/><Relationship Id="rId50" Type="http://schemas.openxmlformats.org/officeDocument/2006/relationships/package" Target="embeddings/Microsoft_Word_Document8.docx"/><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EF6DA-2D9F-46ED-9928-EF4DDFF9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21699</TotalTime>
  <Pages>59</Pages>
  <Words>12835</Words>
  <Characters>73163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Dony</dc:creator>
  <cp:keywords/>
  <dc:description/>
  <cp:lastModifiedBy>Kristijan Vrabec (kvrabec)</cp:lastModifiedBy>
  <cp:revision>307</cp:revision>
  <cp:lastPrinted>2018-12-10T18:08:00Z</cp:lastPrinted>
  <dcterms:created xsi:type="dcterms:W3CDTF">2018-06-24T12:25:00Z</dcterms:created>
  <dcterms:modified xsi:type="dcterms:W3CDTF">2018-12-10T19:49:00Z</dcterms:modified>
</cp:coreProperties>
</file>